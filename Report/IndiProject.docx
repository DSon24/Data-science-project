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BB80FAE" w14:textId="67436E10" w:rsidR="009303D9" w:rsidRPr="00F9699B" w:rsidRDefault="00F9699B" w:rsidP="008B6524">
      <w:pPr>
        <w:pStyle w:val="papertitle"/>
        <w:spacing w:before="5pt" w:beforeAutospacing="1" w:after="5pt" w:afterAutospacing="1"/>
        <w:rPr>
          <w:kern w:val="48"/>
          <w:sz w:val="40"/>
          <w:szCs w:val="40"/>
        </w:rPr>
      </w:pPr>
      <w:r w:rsidRPr="00F9699B">
        <w:rPr>
          <w:rFonts w:eastAsiaTheme="minorEastAsia"/>
          <w:kern w:val="48"/>
          <w:sz w:val="40"/>
          <w:szCs w:val="40"/>
          <w:lang w:eastAsia="zh-CN"/>
        </w:rPr>
        <w:t xml:space="preserve">Predicting Netflix Content Type (Movie vs. TV Show) </w:t>
      </w:r>
      <w:r w:rsidR="009303D9" w:rsidRPr="00F9699B">
        <w:rPr>
          <w:kern w:val="48"/>
          <w:sz w:val="40"/>
          <w:szCs w:val="40"/>
        </w:rPr>
        <w:t>(</w:t>
      </w:r>
      <w:r w:rsidR="00ED1CE6" w:rsidRPr="00F9699B">
        <w:rPr>
          <w:rFonts w:eastAsiaTheme="minorEastAsia" w:hint="eastAsia"/>
          <w:kern w:val="48"/>
          <w:sz w:val="40"/>
          <w:szCs w:val="40"/>
          <w:lang w:eastAsia="zh-CN"/>
        </w:rPr>
        <w:t>COMP3125 Individual Project</w:t>
      </w:r>
      <w:r w:rsidR="009303D9" w:rsidRPr="00F9699B">
        <w:rPr>
          <w:kern w:val="48"/>
          <w:sz w:val="40"/>
          <w:szCs w:val="40"/>
        </w:rPr>
        <w:t>)</w:t>
      </w: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3774C309" w:rsidR="00BD670B" w:rsidRPr="00F9699B" w:rsidRDefault="00F9699B" w:rsidP="00BD670B">
      <w:pPr>
        <w:pStyle w:val="Author"/>
        <w:spacing w:before="5pt" w:beforeAutospacing="1"/>
        <w:rPr>
          <w:sz w:val="24"/>
          <w:szCs w:val="24"/>
        </w:rPr>
      </w:pPr>
      <w:r w:rsidRPr="00F9699B">
        <w:rPr>
          <w:sz w:val="24"/>
          <w:szCs w:val="24"/>
        </w:rPr>
        <w:t>Son Nguyen</w:t>
      </w:r>
      <w:r w:rsidR="001A3B3D" w:rsidRPr="00F9699B">
        <w:rPr>
          <w:sz w:val="24"/>
          <w:szCs w:val="24"/>
        </w:rPr>
        <w:t xml:space="preserve"> </w:t>
      </w:r>
      <w:r w:rsidR="001A3B3D" w:rsidRPr="00F9699B">
        <w:rPr>
          <w:sz w:val="24"/>
          <w:szCs w:val="24"/>
        </w:rPr>
        <w:br/>
      </w:r>
      <w:r w:rsidRPr="00F9699B">
        <w:rPr>
          <w:i/>
          <w:sz w:val="24"/>
          <w:szCs w:val="24"/>
        </w:rPr>
        <w:t>Department of Data Sciene</w:t>
      </w:r>
      <w:r w:rsidR="001A3B3D" w:rsidRPr="00F9699B">
        <w:rPr>
          <w:i/>
          <w:sz w:val="24"/>
          <w:szCs w:val="24"/>
        </w:rPr>
        <w:t xml:space="preserve"> </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50EE205A" w:rsidR="004D72B5" w:rsidRPr="00D97DD7" w:rsidRDefault="009303D9" w:rsidP="00972203">
      <w:pPr>
        <w:pStyle w:val="Abstract"/>
        <w:rPr>
          <w:i/>
          <w:iCs/>
        </w:rPr>
      </w:pPr>
      <w:r w:rsidRPr="00D97DD7">
        <w:rPr>
          <w:i/>
          <w:iCs/>
        </w:rPr>
        <w:t>Abstract</w:t>
      </w:r>
      <w:r w:rsidRPr="00D97DD7">
        <w:t>—</w:t>
      </w:r>
      <w:r w:rsidR="00F9699B" w:rsidRPr="00F9699B">
        <w:rPr>
          <w:b w:val="0"/>
          <w:bCs w:val="0"/>
          <w:sz w:val="20"/>
          <w:szCs w:val="20"/>
        </w:rPr>
        <w:t xml:space="preserve"> </w:t>
      </w:r>
      <w:r w:rsidR="00706987" w:rsidRPr="00706987">
        <w:t>This project develops a binary classifier to predict whether a Netflix title is a Movie or a TV Show using production country, release year, rating, and duration. Records containing missing values were removed, and the country field was standardized to ensure consistent categorical labels before one hot encoding. Numerical features such as release year, rating, and duration were cleaned and formatted for model training. A logistic regression classifier was then trained on the processed dataset and achieved 99.1 percent accuracy on the held-out test set. These results demonstrate that even a simple linear model can reliably distinguish content type using only basic metadata features, highlighting the strong predictive value of country, rating constraints, and characteristic duration patterns.</w:t>
      </w:r>
    </w:p>
    <w:p w14:paraId="3F53BA43" w14:textId="239EBEFC" w:rsidR="009303D9" w:rsidRPr="00D97DD7" w:rsidRDefault="004D72B5" w:rsidP="00706987">
      <w:pPr>
        <w:pStyle w:val="Keywords"/>
        <w:rPr>
          <w:lang w:eastAsia="zh-CN"/>
        </w:rPr>
      </w:pPr>
      <w:r w:rsidRPr="00D97DD7">
        <w:t>Keywords—</w:t>
      </w:r>
      <w:r w:rsidR="00706987" w:rsidRPr="00706987">
        <w:rPr>
          <w:rFonts w:eastAsia="Times New Roman"/>
          <w:b w:val="0"/>
          <w:bCs w:val="0"/>
          <w:sz w:val="24"/>
          <w:szCs w:val="24"/>
        </w:rPr>
        <w:t xml:space="preserve"> </w:t>
      </w:r>
      <w:r w:rsidR="00706987" w:rsidRPr="00706987">
        <w:rPr>
          <w:lang w:eastAsia="zh-CN"/>
        </w:rPr>
        <w:t>Netflix dataset, classification model, data preprocessing, content type prediction, machine learning</w:t>
      </w:r>
    </w:p>
    <w:p w14:paraId="0A1D62A0" w14:textId="250D4D92" w:rsidR="009303D9" w:rsidRPr="00D97DD7" w:rsidRDefault="009303D9" w:rsidP="00DD1BE8">
      <w:pPr>
        <w:pStyle w:val="Heading1"/>
      </w:pPr>
      <w:r w:rsidRPr="00D97DD7">
        <w:t>Introduction</w:t>
      </w:r>
    </w:p>
    <w:p w14:paraId="5780A854" w14:textId="77777777" w:rsidR="00DD1BE8" w:rsidRPr="00DD1BE8" w:rsidRDefault="00B6733E" w:rsidP="00DD1BE8">
      <w:pPr>
        <w:pStyle w:val="BodyText"/>
        <w:rPr>
          <w:color w:val="000000" w:themeColor="text1"/>
          <w:lang w:eastAsia="zh-CN"/>
        </w:rPr>
      </w:pPr>
      <w:r w:rsidRPr="00DD1BE8">
        <w:rPr>
          <w:color w:val="000000" w:themeColor="text1"/>
          <w:lang w:val="en-US" w:eastAsia="zh-CN"/>
        </w:rPr>
        <w:tab/>
      </w:r>
      <w:r w:rsidR="00DD1BE8" w:rsidRPr="00DD1BE8">
        <w:rPr>
          <w:color w:val="000000" w:themeColor="text1"/>
          <w:lang w:eastAsia="zh-CN"/>
        </w:rPr>
        <w:t>Movies have long been a major form of entertainment, offering a way for audiences to relax and escape daily stress. With the rise of streaming platforms, understanding how these services organize and categorize their content has become increasingly relevant. Netflix provides a large and diverse catalog, making it a useful dataset for examining the differences between Movies and TV Shows.</w:t>
      </w:r>
    </w:p>
    <w:p w14:paraId="7DC68AEF" w14:textId="77777777" w:rsidR="00DD1BE8" w:rsidRPr="00DD1BE8" w:rsidRDefault="00DD1BE8" w:rsidP="00DD1BE8">
      <w:pPr>
        <w:pStyle w:val="BodyText"/>
        <w:rPr>
          <w:color w:val="000000" w:themeColor="text1"/>
          <w:lang w:eastAsia="zh-CN"/>
        </w:rPr>
      </w:pPr>
      <w:r w:rsidRPr="00DD1BE8">
        <w:rPr>
          <w:color w:val="000000" w:themeColor="text1"/>
          <w:lang w:eastAsia="zh-CN"/>
        </w:rPr>
        <w:t>Although these categories seem simple, they are influenced by metadata such as duration, release year, rating, and production country. These features often reflect meaningful structural patterns that separate films from serialized content. This project explores whether a machine learning model can accurately distinguish Movies from TV Shows using only these basic metadata fields. By developing a binary classifier trained on these attributes, the study highlights the predictive power of simple metadata in analyzing modern streaming content.</w:t>
      </w:r>
    </w:p>
    <w:p w14:paraId="2BBE5788" w14:textId="44CCECA8" w:rsidR="009303D9" w:rsidRPr="00D97DD7" w:rsidRDefault="00B272CE" w:rsidP="00DD1BE8">
      <w:pPr>
        <w:pStyle w:val="BodyText"/>
        <w:ind w:firstLine="0pt"/>
      </w:pPr>
      <w:r>
        <w:rPr>
          <w:rFonts w:hint="eastAsia"/>
          <w:lang w:eastAsia="zh-CN"/>
        </w:rPr>
        <w:t>Datasets</w:t>
      </w:r>
    </w:p>
    <w:p w14:paraId="4030B594" w14:textId="4D9D4282" w:rsidR="009303D9" w:rsidRPr="00D97DD7" w:rsidRDefault="00B272CE" w:rsidP="00ED0149">
      <w:pPr>
        <w:pStyle w:val="Heading2"/>
      </w:pPr>
      <w:r>
        <w:rPr>
          <w:rFonts w:hint="eastAsia"/>
          <w:lang w:eastAsia="zh-CN"/>
        </w:rPr>
        <w:t>Source of dataset</w:t>
      </w:r>
      <w:r w:rsidR="009303D9" w:rsidRPr="00D97DD7">
        <w:t xml:space="preserve"> </w:t>
      </w:r>
    </w:p>
    <w:p w14:paraId="4834A37A" w14:textId="0667EE06" w:rsidR="00C17148" w:rsidRPr="00186BDC" w:rsidRDefault="00186BDC" w:rsidP="00D03374">
      <w:pPr>
        <w:pStyle w:val="BodyText"/>
        <w:rPr>
          <w:color w:val="000000" w:themeColor="text1"/>
          <w:lang w:val="en-US" w:eastAsia="zh-CN"/>
        </w:rPr>
      </w:pPr>
      <w:r w:rsidRPr="00186BDC">
        <w:rPr>
          <w:color w:val="000000" w:themeColor="text1"/>
          <w:lang w:val="en-US" w:eastAsia="zh-CN"/>
        </w:rPr>
        <w:t>The dataset was obtained from Kaggle, uploaded by Shivam Bansal. It was generated around 2019 by compiling publicly available Netflix listings into a structured CSV file containing attributes like title, type, release year, country, and genre. While it is not an official Netflix dataset, Kaggle is a widely recognized platform for data sharing, and this dataset has been used by many in the data science community, making it a credible source for learning and analysis.</w:t>
      </w:r>
    </w:p>
    <w:p w14:paraId="0E6DEF03" w14:textId="43893EF5" w:rsidR="009303D9" w:rsidRPr="00D97DD7" w:rsidRDefault="00D32DB9" w:rsidP="00ED0149">
      <w:pPr>
        <w:pStyle w:val="Heading2"/>
      </w:pPr>
      <w:r>
        <w:rPr>
          <w:rFonts w:hint="eastAsia"/>
          <w:lang w:eastAsia="zh-CN"/>
        </w:rPr>
        <w:t>Character of the datasets</w:t>
      </w:r>
    </w:p>
    <w:p w14:paraId="6C3E8810" w14:textId="11737E73" w:rsidR="00993F5D" w:rsidRDefault="00BC6AC6" w:rsidP="00E7596C">
      <w:pPr>
        <w:pStyle w:val="BodyText"/>
        <w:rPr>
          <w:color w:val="000000" w:themeColor="text1"/>
          <w:lang w:val="en-US" w:eastAsia="zh-CN"/>
        </w:rPr>
      </w:pPr>
      <w:r w:rsidRPr="00BC6AC6">
        <w:rPr>
          <w:color w:val="000000" w:themeColor="text1"/>
          <w:lang w:val="en-US" w:eastAsia="zh-CN"/>
        </w:rPr>
        <w:t xml:space="preserve">The dataset used in this project, “Netflix Movies and TV Shows”, is provided in CSV format and contains approximately 8,000 records with 12 columns. Each record corresponds to a single Netflix title, either a movie or a TV show, and includes metadata such as title, type, release year, country, </w:t>
      </w:r>
      <w:r>
        <w:rPr>
          <w:color w:val="000000" w:themeColor="text1"/>
          <w:lang w:val="en-US" w:eastAsia="zh-CN"/>
        </w:rPr>
        <w:t xml:space="preserve">list in </w:t>
      </w:r>
      <w:r w:rsidRPr="00BC6AC6">
        <w:rPr>
          <w:color w:val="000000" w:themeColor="text1"/>
          <w:lang w:val="en-US" w:eastAsia="zh-CN"/>
        </w:rPr>
        <w:t xml:space="preserve">, and other attributes. The dataset combines textual, categorical, and numerical information, with release </w:t>
      </w:r>
      <w:r w:rsidRPr="00BC6AC6">
        <w:rPr>
          <w:color w:val="000000" w:themeColor="text1"/>
          <w:lang w:val="en-US" w:eastAsia="zh-CN"/>
        </w:rPr>
        <w:t>year and duration as numeric values and other fields mostly categorical or string-based</w:t>
      </w:r>
      <w:r>
        <w:rPr>
          <w:color w:val="000000" w:themeColor="text1"/>
          <w:lang w:val="en-US" w:eastAsia="zh-CN"/>
        </w:rPr>
        <w:t>.</w:t>
      </w:r>
    </w:p>
    <w:p w14:paraId="41846A15" w14:textId="6A5E8C1D" w:rsidR="00BC6AC6" w:rsidRPr="00BC6AC6" w:rsidRDefault="00BC6AC6" w:rsidP="00E7596C">
      <w:pPr>
        <w:pStyle w:val="BodyText"/>
        <w:rPr>
          <w:color w:val="000000" w:themeColor="text1"/>
          <w:lang w:val="en-US" w:eastAsia="zh-CN"/>
        </w:rPr>
      </w:pPr>
      <w:r w:rsidRPr="00BC6AC6">
        <w:rPr>
          <w:color w:val="000000" w:themeColor="text1"/>
          <w:lang w:val="en-US" w:eastAsia="zh-CN"/>
        </w:rPr>
        <w:t>Below are the key features used in this analysis:</w:t>
      </w:r>
    </w:p>
    <w:tbl>
      <w:tblPr>
        <w:tblStyle w:val="TableGrid"/>
        <w:tblW w:w="0pt" w:type="dxa"/>
        <w:tblLook w:firstRow="1" w:lastRow="0" w:firstColumn="1" w:lastColumn="0" w:noHBand="0" w:noVBand="1"/>
      </w:tblPr>
      <w:tblGrid>
        <w:gridCol w:w="2428"/>
        <w:gridCol w:w="2428"/>
      </w:tblGrid>
      <w:tr w:rsidR="00BC6AC6" w14:paraId="0FA1008D" w14:textId="77777777" w:rsidTr="00BC6AC6">
        <w:tc>
          <w:tcPr>
            <w:tcW w:w="121.40pt" w:type="dxa"/>
          </w:tcPr>
          <w:p w14:paraId="41CA6714" w14:textId="77777777" w:rsidR="00BC6AC6" w:rsidRPr="00B0290A" w:rsidRDefault="00BC6AC6" w:rsidP="00BC6AC6">
            <w:r w:rsidRPr="00B0290A">
              <w:t>Column Name</w:t>
            </w:r>
          </w:p>
          <w:p w14:paraId="4C842079" w14:textId="77777777" w:rsidR="00BC6AC6" w:rsidRPr="00B0290A" w:rsidRDefault="00BC6AC6" w:rsidP="00BC6AC6">
            <w:pPr>
              <w:pStyle w:val="BodyText"/>
              <w:ind w:firstLine="0pt"/>
              <w:jc w:val="center"/>
              <w:rPr>
                <w:color w:val="000000" w:themeColor="text1"/>
                <w:lang w:val="en-US" w:eastAsia="zh-CN"/>
              </w:rPr>
            </w:pPr>
          </w:p>
        </w:tc>
        <w:tc>
          <w:tcPr>
            <w:tcW w:w="121.40pt" w:type="dxa"/>
          </w:tcPr>
          <w:p w14:paraId="03DEA65D" w14:textId="260B5899" w:rsidR="00BC6AC6" w:rsidRPr="00B0290A" w:rsidRDefault="00BC6AC6" w:rsidP="00BC6AC6">
            <w:pPr>
              <w:pStyle w:val="BodyText"/>
              <w:ind w:firstLine="0pt"/>
              <w:jc w:val="center"/>
              <w:rPr>
                <w:color w:val="000000" w:themeColor="text1"/>
                <w:lang w:val="en-US" w:eastAsia="zh-CN"/>
              </w:rPr>
            </w:pPr>
            <w:r w:rsidRPr="00B0290A">
              <w:rPr>
                <w:color w:val="000000" w:themeColor="text1"/>
                <w:lang w:val="en-US" w:eastAsia="zh-CN"/>
              </w:rPr>
              <w:t>Description / Unit</w:t>
            </w:r>
          </w:p>
        </w:tc>
      </w:tr>
      <w:tr w:rsidR="00BC6AC6" w14:paraId="7FD73345" w14:textId="77777777" w:rsidTr="00BC6AC6">
        <w:tc>
          <w:tcPr>
            <w:tcW w:w="121.40pt" w:type="dxa"/>
          </w:tcPr>
          <w:p w14:paraId="2E9ECEA1" w14:textId="09A09A6C" w:rsidR="00BC6AC6" w:rsidRPr="00B0290A" w:rsidRDefault="00BC6AC6" w:rsidP="00BC6AC6">
            <w:pPr>
              <w:pStyle w:val="BodyText"/>
              <w:ind w:firstLine="0pt"/>
              <w:jc w:val="center"/>
              <w:rPr>
                <w:color w:val="000000" w:themeColor="text1"/>
                <w:lang w:val="en-US" w:eastAsia="zh-CN"/>
              </w:rPr>
            </w:pPr>
            <w:r w:rsidRPr="00B0290A">
              <w:rPr>
                <w:color w:val="000000" w:themeColor="text1"/>
                <w:lang w:val="en-US" w:eastAsia="zh-CN"/>
              </w:rPr>
              <w:t>type</w:t>
            </w:r>
          </w:p>
        </w:tc>
        <w:tc>
          <w:tcPr>
            <w:tcW w:w="121.40pt" w:type="dxa"/>
          </w:tcPr>
          <w:p w14:paraId="1D69D32D" w14:textId="1084050D" w:rsidR="00BC6AC6" w:rsidRPr="00B0290A" w:rsidRDefault="00BC6AC6" w:rsidP="00BC6AC6">
            <w:pPr>
              <w:pStyle w:val="BodyText"/>
              <w:ind w:firstLine="0pt"/>
              <w:jc w:val="center"/>
              <w:rPr>
                <w:color w:val="000000" w:themeColor="text1"/>
                <w:lang w:val="en-US" w:eastAsia="zh-CN"/>
              </w:rPr>
            </w:pPr>
            <w:r w:rsidRPr="00B0290A">
              <w:rPr>
                <w:color w:val="000000" w:themeColor="text1"/>
                <w:lang w:val="en-US" w:eastAsia="zh-CN"/>
              </w:rPr>
              <w:t xml:space="preserve">Identifier - A </w:t>
            </w:r>
            <w:r w:rsidR="00B0290A" w:rsidRPr="00B0290A">
              <w:rPr>
                <w:color w:val="000000" w:themeColor="text1"/>
                <w:lang w:val="en-US" w:eastAsia="zh-CN"/>
              </w:rPr>
              <w:t>m</w:t>
            </w:r>
            <w:r w:rsidRPr="00B0290A">
              <w:rPr>
                <w:color w:val="000000" w:themeColor="text1"/>
                <w:lang w:val="en-US" w:eastAsia="zh-CN"/>
              </w:rPr>
              <w:t>ovie or TV Show</w:t>
            </w:r>
          </w:p>
        </w:tc>
      </w:tr>
      <w:tr w:rsidR="00BC6AC6" w14:paraId="46EC073E" w14:textId="77777777" w:rsidTr="00BC6AC6">
        <w:tc>
          <w:tcPr>
            <w:tcW w:w="121.40pt" w:type="dxa"/>
          </w:tcPr>
          <w:p w14:paraId="7DD6DAAB" w14:textId="23ADB8CC" w:rsidR="00BC6AC6" w:rsidRPr="00B0290A" w:rsidRDefault="00BC6AC6" w:rsidP="00BC6AC6">
            <w:pPr>
              <w:pStyle w:val="BodyText"/>
              <w:ind w:firstLine="0pt"/>
              <w:jc w:val="center"/>
              <w:rPr>
                <w:color w:val="000000" w:themeColor="text1"/>
                <w:lang w:val="en-US" w:eastAsia="zh-CN"/>
              </w:rPr>
            </w:pPr>
            <w:r w:rsidRPr="00B0290A">
              <w:rPr>
                <w:color w:val="000000" w:themeColor="text1"/>
                <w:lang w:val="en-US" w:eastAsia="zh-CN"/>
              </w:rPr>
              <w:t>title</w:t>
            </w:r>
          </w:p>
        </w:tc>
        <w:tc>
          <w:tcPr>
            <w:tcW w:w="121.40pt" w:type="dxa"/>
          </w:tcPr>
          <w:p w14:paraId="368FD506" w14:textId="13BE4087" w:rsidR="00BC6AC6" w:rsidRPr="00B0290A" w:rsidRDefault="00BC6AC6" w:rsidP="00BC6AC6">
            <w:pPr>
              <w:pStyle w:val="BodyText"/>
              <w:ind w:firstLine="0pt"/>
              <w:jc w:val="center"/>
              <w:rPr>
                <w:color w:val="000000" w:themeColor="text1"/>
                <w:lang w:val="en-US" w:eastAsia="zh-CN"/>
              </w:rPr>
            </w:pPr>
            <w:r w:rsidRPr="00B0290A">
              <w:rPr>
                <w:color w:val="000000" w:themeColor="text1"/>
                <w:lang w:val="en-US" w:eastAsia="zh-CN"/>
              </w:rPr>
              <w:t xml:space="preserve">Title of the </w:t>
            </w:r>
            <w:r w:rsidR="00B0290A" w:rsidRPr="00B0290A">
              <w:rPr>
                <w:color w:val="000000" w:themeColor="text1"/>
                <w:lang w:val="en-US" w:eastAsia="zh-CN"/>
              </w:rPr>
              <w:t>m</w:t>
            </w:r>
            <w:r w:rsidRPr="00B0290A">
              <w:rPr>
                <w:color w:val="000000" w:themeColor="text1"/>
                <w:lang w:val="en-US" w:eastAsia="zh-CN"/>
              </w:rPr>
              <w:t xml:space="preserve">ovie / Tv </w:t>
            </w:r>
            <w:r w:rsidR="00B0290A" w:rsidRPr="00B0290A">
              <w:rPr>
                <w:color w:val="000000" w:themeColor="text1"/>
                <w:lang w:val="en-US" w:eastAsia="zh-CN"/>
              </w:rPr>
              <w:t>s</w:t>
            </w:r>
            <w:r w:rsidRPr="00B0290A">
              <w:rPr>
                <w:color w:val="000000" w:themeColor="text1"/>
                <w:lang w:val="en-US" w:eastAsia="zh-CN"/>
              </w:rPr>
              <w:t>how</w:t>
            </w:r>
          </w:p>
        </w:tc>
      </w:tr>
      <w:tr w:rsidR="00BC6AC6" w14:paraId="372902F2" w14:textId="77777777" w:rsidTr="00BC6AC6">
        <w:tc>
          <w:tcPr>
            <w:tcW w:w="121.40pt" w:type="dxa"/>
          </w:tcPr>
          <w:p w14:paraId="67DEBAF9" w14:textId="57F8F7C1" w:rsidR="00BC6AC6" w:rsidRPr="00B0290A" w:rsidRDefault="00BC6AC6" w:rsidP="00BC6AC6">
            <w:pPr>
              <w:pStyle w:val="BodyText"/>
              <w:ind w:firstLine="0pt"/>
              <w:jc w:val="center"/>
              <w:rPr>
                <w:color w:val="000000" w:themeColor="text1"/>
                <w:lang w:val="en-US" w:eastAsia="zh-CN"/>
              </w:rPr>
            </w:pPr>
            <w:r w:rsidRPr="00B0290A">
              <w:rPr>
                <w:color w:val="000000" w:themeColor="text1"/>
                <w:lang w:val="en-US" w:eastAsia="zh-CN"/>
              </w:rPr>
              <w:t>release</w:t>
            </w:r>
            <w:r w:rsidR="00B0290A">
              <w:rPr>
                <w:color w:val="000000" w:themeColor="text1"/>
                <w:lang w:val="en-US" w:eastAsia="zh-CN"/>
              </w:rPr>
              <w:t>_</w:t>
            </w:r>
            <w:r w:rsidRPr="00B0290A">
              <w:rPr>
                <w:color w:val="000000" w:themeColor="text1"/>
                <w:lang w:val="en-US" w:eastAsia="zh-CN"/>
              </w:rPr>
              <w:t>year</w:t>
            </w:r>
          </w:p>
        </w:tc>
        <w:tc>
          <w:tcPr>
            <w:tcW w:w="121.40pt" w:type="dxa"/>
          </w:tcPr>
          <w:p w14:paraId="66B7E069" w14:textId="42F19B27" w:rsidR="00BC6AC6" w:rsidRPr="00B0290A" w:rsidRDefault="00B0290A" w:rsidP="00BC6AC6">
            <w:pPr>
              <w:pStyle w:val="BodyText"/>
              <w:ind w:firstLine="0pt"/>
              <w:jc w:val="center"/>
              <w:rPr>
                <w:color w:val="000000" w:themeColor="text1"/>
                <w:lang w:val="en-US" w:eastAsia="zh-CN"/>
              </w:rPr>
            </w:pPr>
            <w:r w:rsidRPr="00B0290A">
              <w:rPr>
                <w:color w:val="000000" w:themeColor="text1"/>
                <w:lang w:val="en-US" w:eastAsia="zh-CN"/>
              </w:rPr>
              <w:t>Actual release year of the movie / show</w:t>
            </w:r>
          </w:p>
        </w:tc>
      </w:tr>
      <w:tr w:rsidR="00BC6AC6" w14:paraId="336D1C9A" w14:textId="77777777" w:rsidTr="00BC6AC6">
        <w:tc>
          <w:tcPr>
            <w:tcW w:w="121.40pt" w:type="dxa"/>
          </w:tcPr>
          <w:p w14:paraId="3B62DFD9" w14:textId="717F161A" w:rsidR="00BC6AC6" w:rsidRPr="00B0290A" w:rsidRDefault="00B0290A" w:rsidP="00BC6AC6">
            <w:pPr>
              <w:pStyle w:val="BodyText"/>
              <w:ind w:firstLine="0pt"/>
              <w:jc w:val="center"/>
              <w:rPr>
                <w:color w:val="000000" w:themeColor="text1"/>
                <w:lang w:val="en-US" w:eastAsia="zh-CN"/>
              </w:rPr>
            </w:pPr>
            <w:r w:rsidRPr="00B0290A">
              <w:rPr>
                <w:color w:val="000000" w:themeColor="text1"/>
                <w:lang w:val="en-US" w:eastAsia="zh-CN"/>
              </w:rPr>
              <w:t>duration</w:t>
            </w:r>
          </w:p>
        </w:tc>
        <w:tc>
          <w:tcPr>
            <w:tcW w:w="121.40pt" w:type="dxa"/>
          </w:tcPr>
          <w:p w14:paraId="5B324AD1" w14:textId="75F3AA81" w:rsidR="00BC6AC6" w:rsidRPr="00B0290A" w:rsidRDefault="00B0290A" w:rsidP="00BC6AC6">
            <w:pPr>
              <w:pStyle w:val="BodyText"/>
              <w:ind w:firstLine="0pt"/>
              <w:jc w:val="center"/>
              <w:rPr>
                <w:color w:val="000000" w:themeColor="text1"/>
                <w:lang w:val="en-US" w:eastAsia="zh-CN"/>
              </w:rPr>
            </w:pPr>
            <w:r w:rsidRPr="00B0290A">
              <w:rPr>
                <w:color w:val="000000" w:themeColor="text1"/>
                <w:lang w:val="en-US" w:eastAsia="zh-CN"/>
              </w:rPr>
              <w:t>Total Duration - in minutes or number of seasons</w:t>
            </w:r>
          </w:p>
        </w:tc>
      </w:tr>
      <w:tr w:rsidR="001776E4" w14:paraId="338D1856" w14:textId="77777777" w:rsidTr="00BC6AC6">
        <w:tc>
          <w:tcPr>
            <w:tcW w:w="121.40pt" w:type="dxa"/>
          </w:tcPr>
          <w:p w14:paraId="202A328D" w14:textId="63F2218C" w:rsidR="001776E4" w:rsidRPr="00B0290A" w:rsidRDefault="001776E4" w:rsidP="00BC6AC6">
            <w:pPr>
              <w:pStyle w:val="BodyText"/>
              <w:ind w:firstLine="0pt"/>
              <w:jc w:val="center"/>
              <w:rPr>
                <w:color w:val="000000" w:themeColor="text1"/>
                <w:lang w:val="en-US" w:eastAsia="zh-CN"/>
              </w:rPr>
            </w:pPr>
            <w:r>
              <w:rPr>
                <w:color w:val="000000" w:themeColor="text1"/>
                <w:lang w:val="en-US" w:eastAsia="zh-CN"/>
              </w:rPr>
              <w:t>listed_in</w:t>
            </w:r>
          </w:p>
        </w:tc>
        <w:tc>
          <w:tcPr>
            <w:tcW w:w="121.40pt" w:type="dxa"/>
          </w:tcPr>
          <w:p w14:paraId="0DE20957" w14:textId="36F97376" w:rsidR="001776E4" w:rsidRPr="00B0290A" w:rsidRDefault="001776E4" w:rsidP="00BC6AC6">
            <w:pPr>
              <w:pStyle w:val="BodyText"/>
              <w:ind w:firstLine="0pt"/>
              <w:jc w:val="center"/>
              <w:rPr>
                <w:color w:val="000000" w:themeColor="text1"/>
                <w:lang w:val="en-US" w:eastAsia="zh-CN"/>
              </w:rPr>
            </w:pPr>
            <w:r>
              <w:rPr>
                <w:color w:val="000000" w:themeColor="text1"/>
                <w:lang w:val="en-US" w:eastAsia="zh-CN"/>
              </w:rPr>
              <w:t>Genre of the movie</w:t>
            </w:r>
          </w:p>
        </w:tc>
      </w:tr>
      <w:tr w:rsidR="00BC6AC6" w14:paraId="1FA1A8A7" w14:textId="77777777" w:rsidTr="00BC6AC6">
        <w:tc>
          <w:tcPr>
            <w:tcW w:w="121.40pt" w:type="dxa"/>
          </w:tcPr>
          <w:p w14:paraId="7BEF1044" w14:textId="21156E8C" w:rsidR="00BC6AC6" w:rsidRPr="00B0290A" w:rsidRDefault="00B0290A" w:rsidP="00BC6AC6">
            <w:pPr>
              <w:pStyle w:val="BodyText"/>
              <w:ind w:firstLine="0pt"/>
              <w:jc w:val="center"/>
              <w:rPr>
                <w:color w:val="000000" w:themeColor="text1"/>
                <w:lang w:val="en-US" w:eastAsia="zh-CN"/>
              </w:rPr>
            </w:pPr>
            <w:r w:rsidRPr="00B0290A">
              <w:rPr>
                <w:color w:val="000000" w:themeColor="text1"/>
                <w:lang w:val="en-US" w:eastAsia="zh-CN"/>
              </w:rPr>
              <w:t>country</w:t>
            </w:r>
          </w:p>
        </w:tc>
        <w:tc>
          <w:tcPr>
            <w:tcW w:w="121.40pt" w:type="dxa"/>
          </w:tcPr>
          <w:p w14:paraId="1D4FF61E" w14:textId="2DBE3C12" w:rsidR="00BC6AC6" w:rsidRPr="00B0290A" w:rsidRDefault="00B0290A" w:rsidP="00BC6AC6">
            <w:pPr>
              <w:pStyle w:val="BodyText"/>
              <w:ind w:firstLine="0pt"/>
              <w:jc w:val="center"/>
              <w:rPr>
                <w:color w:val="000000" w:themeColor="text1"/>
                <w:lang w:val="en-US" w:eastAsia="zh-CN"/>
              </w:rPr>
            </w:pPr>
            <w:r w:rsidRPr="00B0290A">
              <w:rPr>
                <w:color w:val="000000" w:themeColor="text1"/>
                <w:lang w:val="en-US" w:eastAsia="zh-CN"/>
              </w:rPr>
              <w:t>Country where the movie / show was produced</w:t>
            </w:r>
          </w:p>
        </w:tc>
      </w:tr>
      <w:tr w:rsidR="00B0290A" w14:paraId="2D4DB2DE" w14:textId="77777777" w:rsidTr="00BC6AC6">
        <w:tc>
          <w:tcPr>
            <w:tcW w:w="121.40pt" w:type="dxa"/>
          </w:tcPr>
          <w:p w14:paraId="2A31A420" w14:textId="218488DA" w:rsidR="00B0290A" w:rsidRPr="00B0290A" w:rsidRDefault="00B0290A" w:rsidP="00BC6AC6">
            <w:pPr>
              <w:pStyle w:val="BodyText"/>
              <w:ind w:firstLine="0pt"/>
              <w:jc w:val="center"/>
              <w:rPr>
                <w:color w:val="000000" w:themeColor="text1"/>
                <w:lang w:val="en-US" w:eastAsia="zh-CN"/>
              </w:rPr>
            </w:pPr>
            <w:r w:rsidRPr="00B0290A">
              <w:rPr>
                <w:color w:val="000000" w:themeColor="text1"/>
                <w:lang w:val="en-US" w:eastAsia="zh-CN"/>
              </w:rPr>
              <w:t>rating</w:t>
            </w:r>
          </w:p>
        </w:tc>
        <w:tc>
          <w:tcPr>
            <w:tcW w:w="121.40pt" w:type="dxa"/>
          </w:tcPr>
          <w:p w14:paraId="4D72199E" w14:textId="68B33FB0" w:rsidR="00B0290A" w:rsidRPr="00B0290A" w:rsidRDefault="00B0290A" w:rsidP="00BC6AC6">
            <w:pPr>
              <w:pStyle w:val="BodyText"/>
              <w:ind w:firstLine="0pt"/>
              <w:jc w:val="center"/>
              <w:rPr>
                <w:color w:val="000000" w:themeColor="text1"/>
                <w:lang w:val="en-US" w:eastAsia="zh-CN"/>
              </w:rPr>
            </w:pPr>
            <w:r w:rsidRPr="00B0290A">
              <w:rPr>
                <w:color w:val="000000" w:themeColor="text1"/>
                <w:lang w:val="en-US" w:eastAsia="zh-CN"/>
              </w:rPr>
              <w:t>TV rating of the movie / show</w:t>
            </w:r>
          </w:p>
        </w:tc>
      </w:tr>
    </w:tbl>
    <w:p w14:paraId="639534AE" w14:textId="77777777" w:rsidR="00B0290A" w:rsidRDefault="00B0290A" w:rsidP="00E7596C">
      <w:pPr>
        <w:pStyle w:val="BodyText"/>
        <w:rPr>
          <w:color w:val="000000" w:themeColor="text1"/>
          <w:lang w:val="en-US" w:eastAsia="zh-CN"/>
        </w:rPr>
      </w:pPr>
    </w:p>
    <w:p w14:paraId="612704A5" w14:textId="4A2AB602" w:rsidR="00BC6AC6" w:rsidRDefault="00B0290A" w:rsidP="00E7596C">
      <w:pPr>
        <w:pStyle w:val="BodyText"/>
        <w:rPr>
          <w:color w:val="000000" w:themeColor="text1"/>
          <w:lang w:val="en-US" w:eastAsia="zh-CN"/>
        </w:rPr>
      </w:pPr>
      <w:r w:rsidRPr="00B0290A">
        <w:rPr>
          <w:color w:val="000000" w:themeColor="text1"/>
          <w:lang w:val="en-US" w:eastAsia="zh-CN"/>
        </w:rPr>
        <w:t>Additionally, four new columns were created for this analysis:</w:t>
      </w:r>
    </w:p>
    <w:p w14:paraId="59D47450" w14:textId="0BF156FA" w:rsidR="00B0290A" w:rsidRPr="00B0290A" w:rsidRDefault="00B0290A" w:rsidP="00B0290A">
      <w:pPr>
        <w:pStyle w:val="ListParagraph"/>
        <w:numPr>
          <w:ilvl w:val="0"/>
          <w:numId w:val="27"/>
        </w:numPr>
        <w:spacing w:before="5pt" w:beforeAutospacing="1" w:after="5pt" w:afterAutospacing="1"/>
        <w:jc w:val="start"/>
        <w:rPr>
          <w:rFonts w:eastAsia="Times New Roman"/>
        </w:rPr>
      </w:pPr>
      <w:r w:rsidRPr="00B0290A">
        <w:rPr>
          <w:rFonts w:eastAsia="Times New Roman"/>
        </w:rPr>
        <w:t>duration_num – numeric representation of duration (converted from string to integer for movies or number of seasons for TV shows).</w:t>
      </w:r>
    </w:p>
    <w:p w14:paraId="467F0338" w14:textId="609FBCE3" w:rsidR="00B0290A" w:rsidRPr="00B0290A" w:rsidRDefault="00B0290A" w:rsidP="00B0290A">
      <w:pPr>
        <w:pStyle w:val="ListParagraph"/>
        <w:numPr>
          <w:ilvl w:val="0"/>
          <w:numId w:val="27"/>
        </w:numPr>
        <w:spacing w:before="5pt" w:beforeAutospacing="1" w:after="5pt" w:afterAutospacing="1"/>
        <w:jc w:val="start"/>
        <w:rPr>
          <w:rFonts w:eastAsia="Times New Roman"/>
        </w:rPr>
      </w:pPr>
      <w:r w:rsidRPr="00B0290A">
        <w:rPr>
          <w:rFonts w:eastAsia="Times New Roman"/>
        </w:rPr>
        <w:t>country_encoded – encoded numeric values representing countries.</w:t>
      </w:r>
    </w:p>
    <w:p w14:paraId="11AB533D" w14:textId="2016F8DA" w:rsidR="00B0290A" w:rsidRPr="00B0290A" w:rsidRDefault="00B0290A" w:rsidP="00B0290A">
      <w:pPr>
        <w:pStyle w:val="ListParagraph"/>
        <w:numPr>
          <w:ilvl w:val="0"/>
          <w:numId w:val="27"/>
        </w:numPr>
        <w:spacing w:before="5pt" w:beforeAutospacing="1" w:after="5pt" w:afterAutospacing="1"/>
        <w:jc w:val="start"/>
        <w:rPr>
          <w:rFonts w:eastAsia="Times New Roman"/>
        </w:rPr>
      </w:pPr>
      <w:r w:rsidRPr="00B0290A">
        <w:rPr>
          <w:rFonts w:eastAsia="Times New Roman"/>
        </w:rPr>
        <w:t>rating_encoded – encoded numeric values representing content ratings.</w:t>
      </w:r>
    </w:p>
    <w:p w14:paraId="59849212" w14:textId="5BC1BF19" w:rsidR="00BC6AC6" w:rsidRPr="00B0290A" w:rsidRDefault="00B0290A" w:rsidP="00B0290A">
      <w:pPr>
        <w:pStyle w:val="ListParagraph"/>
        <w:numPr>
          <w:ilvl w:val="0"/>
          <w:numId w:val="27"/>
        </w:numPr>
        <w:spacing w:before="5pt" w:beforeAutospacing="1" w:after="5pt" w:afterAutospacing="1"/>
        <w:jc w:val="start"/>
        <w:rPr>
          <w:rFonts w:eastAsia="Times New Roman"/>
        </w:rPr>
      </w:pPr>
      <w:r w:rsidRPr="00B0290A">
        <w:rPr>
          <w:rFonts w:eastAsia="Times New Roman"/>
        </w:rPr>
        <w:t>is_season – binary indicator specifying whether the title is a TV show (1) or a movie (0).</w:t>
      </w:r>
    </w:p>
    <w:p w14:paraId="33D7C440" w14:textId="0DF47242" w:rsidR="009303D9" w:rsidRDefault="00993F5D" w:rsidP="006B6B66">
      <w:pPr>
        <w:pStyle w:val="Heading1"/>
        <w:rPr>
          <w:lang w:eastAsia="zh-CN"/>
        </w:rPr>
      </w:pPr>
      <w:r>
        <w:rPr>
          <w:rFonts w:hint="eastAsia"/>
          <w:lang w:eastAsia="zh-CN"/>
        </w:rPr>
        <w:t>Methodology</w:t>
      </w:r>
    </w:p>
    <w:p w14:paraId="512169EA" w14:textId="4C1D6571" w:rsidR="00471EF5" w:rsidRDefault="00471EF5" w:rsidP="00471EF5">
      <w:pPr>
        <w:pStyle w:val="ListParagraph"/>
        <w:numPr>
          <w:ilvl w:val="0"/>
          <w:numId w:val="28"/>
        </w:numPr>
        <w:jc w:val="start"/>
        <w:rPr>
          <w:lang w:eastAsia="zh-CN"/>
        </w:rPr>
      </w:pPr>
      <w:r>
        <w:rPr>
          <w:lang w:eastAsia="zh-CN"/>
        </w:rPr>
        <w:t>Method overview:</w:t>
      </w:r>
    </w:p>
    <w:p w14:paraId="354CCF5C" w14:textId="79D4CF08" w:rsidR="00471EF5" w:rsidRDefault="00471EF5" w:rsidP="00471EF5">
      <w:pPr>
        <w:pStyle w:val="ListParagraph"/>
        <w:jc w:val="start"/>
        <w:rPr>
          <w:lang w:eastAsia="zh-CN"/>
        </w:rPr>
      </w:pPr>
      <w:r w:rsidRPr="00471EF5">
        <w:rPr>
          <w:lang w:eastAsia="zh-CN"/>
        </w:rPr>
        <w:t>In this project, I will use a method called logistic regression to classify the type of Netflix title (Movie or TV Show). Logistic regression is a supervised classification algorithm that models the probability of a binary outcome using a logistic (sigmoid) function.</w:t>
      </w:r>
    </w:p>
    <w:p w14:paraId="44DD1DCF" w14:textId="196F041D" w:rsidR="00471EF5" w:rsidRDefault="00471EF5" w:rsidP="00471EF5">
      <w:pPr>
        <w:pStyle w:val="ListParagraph"/>
        <w:numPr>
          <w:ilvl w:val="0"/>
          <w:numId w:val="28"/>
        </w:numPr>
        <w:jc w:val="start"/>
        <w:rPr>
          <w:lang w:eastAsia="zh-CN"/>
        </w:rPr>
      </w:pPr>
      <w:r>
        <w:rPr>
          <w:lang w:eastAsia="zh-CN"/>
        </w:rPr>
        <w:t>Assumption:</w:t>
      </w:r>
    </w:p>
    <w:p w14:paraId="6723E335" w14:textId="04A78A61" w:rsidR="00471EF5" w:rsidRPr="00471EF5" w:rsidRDefault="00471EF5" w:rsidP="00471EF5">
      <w:pPr>
        <w:pStyle w:val="ListParagraph"/>
        <w:numPr>
          <w:ilvl w:val="0"/>
          <w:numId w:val="30"/>
        </w:numPr>
        <w:spacing w:before="5pt" w:beforeAutospacing="1" w:after="5pt" w:afterAutospacing="1"/>
        <w:jc w:val="start"/>
        <w:rPr>
          <w:rFonts w:eastAsia="Times New Roman"/>
        </w:rPr>
      </w:pPr>
      <w:r w:rsidRPr="00471EF5">
        <w:rPr>
          <w:rFonts w:eastAsia="Times New Roman"/>
        </w:rPr>
        <w:t>Each observation is independent.</w:t>
      </w:r>
    </w:p>
    <w:p w14:paraId="66D0623C" w14:textId="721483A6" w:rsidR="00471EF5" w:rsidRPr="00471EF5" w:rsidRDefault="00471EF5" w:rsidP="00471EF5">
      <w:pPr>
        <w:pStyle w:val="ListParagraph"/>
        <w:numPr>
          <w:ilvl w:val="0"/>
          <w:numId w:val="30"/>
        </w:numPr>
        <w:spacing w:before="5pt" w:beforeAutospacing="1" w:after="5pt" w:afterAutospacing="1"/>
        <w:jc w:val="start"/>
        <w:rPr>
          <w:rFonts w:eastAsia="Times New Roman"/>
        </w:rPr>
      </w:pPr>
      <w:r w:rsidRPr="00471EF5">
        <w:rPr>
          <w:rFonts w:eastAsia="Times New Roman"/>
        </w:rPr>
        <w:t>There is a linear relationship between the predictor variables and the log-odds of the outcome.</w:t>
      </w:r>
    </w:p>
    <w:p w14:paraId="63558CE8" w14:textId="655EE23D" w:rsidR="00471EF5" w:rsidRPr="00471EF5" w:rsidRDefault="00471EF5" w:rsidP="00471EF5">
      <w:pPr>
        <w:pStyle w:val="ListParagraph"/>
        <w:numPr>
          <w:ilvl w:val="0"/>
          <w:numId w:val="30"/>
        </w:numPr>
        <w:spacing w:before="5pt" w:beforeAutospacing="1" w:after="5pt" w:afterAutospacing="1"/>
        <w:jc w:val="start"/>
        <w:rPr>
          <w:rFonts w:eastAsia="Times New Roman"/>
        </w:rPr>
      </w:pPr>
      <w:r w:rsidRPr="00471EF5">
        <w:rPr>
          <w:rFonts w:eastAsia="Times New Roman"/>
        </w:rPr>
        <w:t>Predictor variables are not perfectly correlated with each other.</w:t>
      </w:r>
    </w:p>
    <w:p w14:paraId="1EBB9D0E" w14:textId="77777777" w:rsidR="009A3E75" w:rsidRDefault="009A3E75" w:rsidP="009A3E75">
      <w:pPr>
        <w:pStyle w:val="ListParagraph"/>
        <w:jc w:val="start"/>
        <w:rPr>
          <w:lang w:eastAsia="zh-CN"/>
        </w:rPr>
      </w:pPr>
    </w:p>
    <w:p w14:paraId="7E12C1B1" w14:textId="5FD58E29" w:rsidR="00471EF5" w:rsidRDefault="00471EF5" w:rsidP="00471EF5">
      <w:pPr>
        <w:pStyle w:val="ListParagraph"/>
        <w:numPr>
          <w:ilvl w:val="0"/>
          <w:numId w:val="28"/>
        </w:numPr>
        <w:jc w:val="start"/>
        <w:rPr>
          <w:lang w:eastAsia="zh-CN"/>
        </w:rPr>
      </w:pPr>
      <w:r>
        <w:rPr>
          <w:lang w:eastAsia="zh-CN"/>
        </w:rPr>
        <w:t>Advantages:</w:t>
      </w:r>
    </w:p>
    <w:p w14:paraId="4416F7EB" w14:textId="2374B794" w:rsidR="00471EF5" w:rsidRPr="00471EF5" w:rsidRDefault="00471EF5" w:rsidP="00471EF5">
      <w:pPr>
        <w:pStyle w:val="ListParagraph"/>
        <w:numPr>
          <w:ilvl w:val="0"/>
          <w:numId w:val="33"/>
        </w:numPr>
        <w:spacing w:before="5pt" w:beforeAutospacing="1" w:after="5pt" w:afterAutospacing="1"/>
        <w:jc w:val="start"/>
        <w:rPr>
          <w:rFonts w:eastAsia="Times New Roman"/>
        </w:rPr>
      </w:pPr>
      <w:r w:rsidRPr="00471EF5">
        <w:rPr>
          <w:rFonts w:eastAsia="Times New Roman"/>
        </w:rPr>
        <w:lastRenderedPageBreak/>
        <w:t>Simple and easy to interpret.</w:t>
      </w:r>
      <w:r w:rsidR="00326BD3" w:rsidRPr="00326BD3">
        <w:rPr>
          <w:noProof/>
        </w:rPr>
        <w:t xml:space="preserve"> </w:t>
      </w:r>
    </w:p>
    <w:p w14:paraId="4031B9C7" w14:textId="0E579F73" w:rsidR="00471EF5" w:rsidRPr="00471EF5" w:rsidRDefault="00471EF5" w:rsidP="00471EF5">
      <w:pPr>
        <w:pStyle w:val="ListParagraph"/>
        <w:numPr>
          <w:ilvl w:val="0"/>
          <w:numId w:val="33"/>
        </w:numPr>
        <w:spacing w:before="5pt" w:beforeAutospacing="1" w:after="5pt" w:afterAutospacing="1"/>
        <w:jc w:val="start"/>
        <w:rPr>
          <w:rFonts w:eastAsia="Times New Roman"/>
        </w:rPr>
      </w:pPr>
      <w:r w:rsidRPr="00471EF5">
        <w:rPr>
          <w:rFonts w:eastAsia="Times New Roman"/>
        </w:rPr>
        <w:t xml:space="preserve"> Fast to train and works well with mixed data types.</w:t>
      </w:r>
    </w:p>
    <w:p w14:paraId="4EB0E51A" w14:textId="4EBEADDA" w:rsidR="00471EF5" w:rsidRDefault="00471EF5" w:rsidP="00471EF5">
      <w:pPr>
        <w:pStyle w:val="ListParagraph"/>
        <w:numPr>
          <w:ilvl w:val="0"/>
          <w:numId w:val="33"/>
        </w:numPr>
        <w:spacing w:before="5pt" w:beforeAutospacing="1" w:after="5pt" w:afterAutospacing="1"/>
        <w:jc w:val="start"/>
        <w:rPr>
          <w:rFonts w:eastAsia="Times New Roman"/>
        </w:rPr>
      </w:pPr>
      <w:r w:rsidRPr="00471EF5">
        <w:rPr>
          <w:rFonts w:eastAsia="Times New Roman"/>
        </w:rPr>
        <w:t>Produces probability scores (not only class labels).</w:t>
      </w:r>
    </w:p>
    <w:p w14:paraId="6AE0B8A0" w14:textId="7FCD90EA" w:rsidR="00471EF5" w:rsidRDefault="00471EF5" w:rsidP="00471EF5">
      <w:pPr>
        <w:pStyle w:val="ListParagraph"/>
        <w:numPr>
          <w:ilvl w:val="0"/>
          <w:numId w:val="28"/>
        </w:numPr>
        <w:spacing w:before="5pt" w:beforeAutospacing="1" w:after="5pt" w:afterAutospacing="1"/>
        <w:jc w:val="start"/>
        <w:rPr>
          <w:rFonts w:eastAsia="Times New Roman"/>
        </w:rPr>
      </w:pPr>
      <w:r>
        <w:rPr>
          <w:rFonts w:eastAsia="Times New Roman"/>
        </w:rPr>
        <w:t>Disadvantages:</w:t>
      </w:r>
    </w:p>
    <w:p w14:paraId="299C05C8" w14:textId="428BF3EA" w:rsidR="00471EF5" w:rsidRPr="00471EF5" w:rsidRDefault="00471EF5" w:rsidP="00471EF5">
      <w:pPr>
        <w:pStyle w:val="ListParagraph"/>
        <w:numPr>
          <w:ilvl w:val="0"/>
          <w:numId w:val="37"/>
        </w:numPr>
        <w:spacing w:before="5pt" w:beforeAutospacing="1" w:after="5pt" w:afterAutospacing="1"/>
        <w:jc w:val="start"/>
        <w:rPr>
          <w:rFonts w:eastAsia="Times New Roman"/>
        </w:rPr>
      </w:pPr>
      <w:r w:rsidRPr="00471EF5">
        <w:rPr>
          <w:rFonts w:eastAsia="Times New Roman"/>
        </w:rPr>
        <w:t xml:space="preserve">Assumes linearity in log-odds, which may not always </w:t>
      </w:r>
      <w:r>
        <w:rPr>
          <w:rFonts w:eastAsia="Times New Roman"/>
        </w:rPr>
        <w:t>true.</w:t>
      </w:r>
    </w:p>
    <w:p w14:paraId="61969063" w14:textId="7447BA7D" w:rsidR="00471EF5" w:rsidRPr="00471EF5" w:rsidRDefault="00471EF5" w:rsidP="00471EF5">
      <w:pPr>
        <w:pStyle w:val="ListParagraph"/>
        <w:numPr>
          <w:ilvl w:val="0"/>
          <w:numId w:val="37"/>
        </w:numPr>
        <w:spacing w:before="5pt" w:beforeAutospacing="1" w:after="5pt" w:afterAutospacing="1"/>
        <w:jc w:val="start"/>
        <w:rPr>
          <w:rFonts w:eastAsia="Times New Roman"/>
        </w:rPr>
      </w:pPr>
      <w:r w:rsidRPr="00471EF5">
        <w:rPr>
          <w:rFonts w:eastAsia="Times New Roman"/>
        </w:rPr>
        <w:t>Can underperform on complex, non-linear relationships.</w:t>
      </w:r>
    </w:p>
    <w:p w14:paraId="682E11C9" w14:textId="3FFDFF6B" w:rsidR="00471EF5" w:rsidRDefault="00471EF5" w:rsidP="00471EF5">
      <w:pPr>
        <w:pStyle w:val="ListParagraph"/>
        <w:numPr>
          <w:ilvl w:val="0"/>
          <w:numId w:val="37"/>
        </w:numPr>
        <w:spacing w:before="5pt" w:beforeAutospacing="1" w:after="5pt" w:afterAutospacing="1"/>
        <w:jc w:val="start"/>
        <w:rPr>
          <w:rFonts w:eastAsia="Times New Roman"/>
        </w:rPr>
      </w:pPr>
      <w:r w:rsidRPr="00471EF5">
        <w:rPr>
          <w:rFonts w:eastAsia="Times New Roman"/>
        </w:rPr>
        <w:t>Sensitive to outliers and multicollinearity.</w:t>
      </w:r>
    </w:p>
    <w:p w14:paraId="05D5C333" w14:textId="592FE60E" w:rsidR="00471EF5" w:rsidRDefault="00471EF5" w:rsidP="00471EF5">
      <w:pPr>
        <w:pStyle w:val="ListParagraph"/>
        <w:numPr>
          <w:ilvl w:val="0"/>
          <w:numId w:val="28"/>
        </w:numPr>
        <w:spacing w:before="5pt" w:beforeAutospacing="1" w:after="5pt" w:afterAutospacing="1"/>
        <w:jc w:val="start"/>
        <w:rPr>
          <w:rFonts w:eastAsia="Times New Roman"/>
        </w:rPr>
      </w:pPr>
      <w:r>
        <w:rPr>
          <w:rFonts w:eastAsia="Times New Roman"/>
        </w:rPr>
        <w:t>Reason for choosing this method:</w:t>
      </w:r>
    </w:p>
    <w:p w14:paraId="18CD2E69" w14:textId="771A2147" w:rsidR="00471EF5" w:rsidRDefault="00471EF5" w:rsidP="00471EF5">
      <w:pPr>
        <w:pStyle w:val="ListParagraph"/>
        <w:spacing w:before="5pt" w:beforeAutospacing="1" w:after="5pt" w:afterAutospacing="1"/>
        <w:jc w:val="start"/>
        <w:rPr>
          <w:rFonts w:eastAsia="Times New Roman"/>
        </w:rPr>
      </w:pPr>
      <w:r w:rsidRPr="00471EF5">
        <w:rPr>
          <w:rFonts w:eastAsia="Times New Roman"/>
        </w:rPr>
        <w:t>Logistic regression was selected because the objective of this project is a binary classification task (Movie vs. TV Show). This method is well-suited for modeling binary outcomes, provides interpretable coefficients, and performs effectively on structured tabular data such as the features in this dataset.</w:t>
      </w:r>
    </w:p>
    <w:p w14:paraId="5F94A28F" w14:textId="2A010DC5" w:rsidR="00471EF5" w:rsidRDefault="00471EF5" w:rsidP="00471EF5">
      <w:pPr>
        <w:pStyle w:val="ListParagraph"/>
        <w:numPr>
          <w:ilvl w:val="0"/>
          <w:numId w:val="28"/>
        </w:numPr>
        <w:spacing w:before="5pt" w:beforeAutospacing="1" w:after="5pt" w:afterAutospacing="1"/>
        <w:jc w:val="start"/>
        <w:rPr>
          <w:rFonts w:eastAsia="Times New Roman"/>
        </w:rPr>
      </w:pPr>
      <w:r w:rsidRPr="00471EF5">
        <w:rPr>
          <w:rFonts w:eastAsia="Times New Roman"/>
        </w:rPr>
        <w:t>Python Module Used</w:t>
      </w:r>
      <w:r>
        <w:rPr>
          <w:rFonts w:eastAsia="Times New Roman"/>
        </w:rPr>
        <w:t>:</w:t>
      </w:r>
    </w:p>
    <w:p w14:paraId="7F778C1A" w14:textId="77777777" w:rsidR="001776E4" w:rsidRPr="001776E4" w:rsidRDefault="00471EF5" w:rsidP="001776E4">
      <w:pPr>
        <w:pStyle w:val="ListParagraph"/>
        <w:numPr>
          <w:ilvl w:val="0"/>
          <w:numId w:val="39"/>
        </w:numPr>
        <w:spacing w:before="5pt" w:beforeAutospacing="1" w:after="5pt" w:afterAutospacing="1"/>
        <w:jc w:val="start"/>
        <w:rPr>
          <w:rFonts w:eastAsia="Times New Roman"/>
        </w:rPr>
      </w:pPr>
      <w:r w:rsidRPr="001776E4">
        <w:rPr>
          <w:rFonts w:eastAsia="Times New Roman"/>
        </w:rPr>
        <w:t>LogisticRegression class from sk</w:t>
      </w:r>
      <w:r w:rsidR="001776E4" w:rsidRPr="001776E4">
        <w:rPr>
          <w:rFonts w:eastAsia="Times New Roman"/>
        </w:rPr>
        <w:t>learn.linear_model.</w:t>
      </w:r>
    </w:p>
    <w:p w14:paraId="7F792786" w14:textId="19E4F429" w:rsidR="001776E4" w:rsidRPr="001776E4" w:rsidRDefault="001776E4" w:rsidP="001776E4">
      <w:pPr>
        <w:pStyle w:val="ListParagraph"/>
        <w:numPr>
          <w:ilvl w:val="0"/>
          <w:numId w:val="39"/>
        </w:numPr>
        <w:spacing w:before="5pt" w:beforeAutospacing="1" w:after="5pt" w:afterAutospacing="1"/>
        <w:jc w:val="start"/>
        <w:rPr>
          <w:rFonts w:eastAsia="Times New Roman"/>
        </w:rPr>
      </w:pPr>
      <w:r w:rsidRPr="001776E4">
        <w:rPr>
          <w:rFonts w:eastAsia="Times New Roman"/>
        </w:rPr>
        <w:t>LabelEncoder class from sklearn.preprocess.</w:t>
      </w:r>
    </w:p>
    <w:p w14:paraId="0AB9E182" w14:textId="17C9D12B" w:rsidR="009303D9" w:rsidRPr="001776E4" w:rsidRDefault="001776E4" w:rsidP="001776E4">
      <w:pPr>
        <w:pStyle w:val="ListParagraph"/>
        <w:numPr>
          <w:ilvl w:val="0"/>
          <w:numId w:val="39"/>
        </w:numPr>
        <w:spacing w:before="5pt" w:beforeAutospacing="1" w:after="5pt" w:afterAutospacing="1"/>
        <w:jc w:val="start"/>
        <w:rPr>
          <w:rFonts w:eastAsia="Times New Roman"/>
        </w:rPr>
      </w:pPr>
      <w:r w:rsidRPr="001776E4">
        <w:rPr>
          <w:rFonts w:eastAsia="Times New Roman"/>
        </w:rPr>
        <w:t>train_test_split from sklearn.model_selection</w:t>
      </w:r>
      <w:r>
        <w:rPr>
          <w:rFonts w:eastAsia="Times New Roman"/>
        </w:rPr>
        <w:t>.</w:t>
      </w:r>
    </w:p>
    <w:p w14:paraId="180CFC57" w14:textId="7A328ADB" w:rsidR="009303D9" w:rsidRPr="00D97DD7" w:rsidRDefault="00B10A14" w:rsidP="006B6B66">
      <w:pPr>
        <w:pStyle w:val="Heading1"/>
      </w:pPr>
      <w:r>
        <w:rPr>
          <w:rFonts w:hint="eastAsia"/>
          <w:lang w:eastAsia="zh-CN"/>
        </w:rPr>
        <w:t>Results</w:t>
      </w:r>
    </w:p>
    <w:p w14:paraId="3358747A" w14:textId="27018243" w:rsidR="006F6D3D" w:rsidRPr="00326BD3" w:rsidRDefault="00823EE7" w:rsidP="00326BD3">
      <w:pPr>
        <w:pStyle w:val="Heading2"/>
      </w:pPr>
      <w:r>
        <w:rPr>
          <w:lang w:eastAsia="zh-CN"/>
        </w:rPr>
        <w:t>Question 1:</w:t>
      </w:r>
      <w:r w:rsidR="00326BD3">
        <w:rPr>
          <w:lang w:eastAsia="zh-CN"/>
        </w:rPr>
        <w:t xml:space="preserve"> </w:t>
      </w:r>
      <w:r w:rsidRPr="00326BD3">
        <w:rPr>
          <w:iCs w:val="0"/>
        </w:rPr>
        <w:t>Which genres are most connected on Netflix?</w:t>
      </w:r>
    </w:p>
    <w:p w14:paraId="01768B19" w14:textId="40CDEBB8" w:rsidR="00321732" w:rsidRPr="00321732" w:rsidRDefault="00321732" w:rsidP="00321732">
      <w:pPr>
        <w:jc w:val="start"/>
      </w:pPr>
      <w:r w:rsidRPr="00287EEB">
        <w:t xml:space="preserve">Only the top 10 genres are shown for readability. Full results available in the </w:t>
      </w:r>
      <w:r>
        <w:t>Git.</w:t>
      </w:r>
    </w:p>
    <w:tbl>
      <w:tblPr>
        <w:tblStyle w:val="TableGrid"/>
        <w:tblW w:w="0pt" w:type="dxa"/>
        <w:tblLook w:firstRow="1" w:lastRow="0" w:firstColumn="1" w:lastColumn="0" w:noHBand="0" w:noVBand="1"/>
      </w:tblPr>
      <w:tblGrid>
        <w:gridCol w:w="2428"/>
        <w:gridCol w:w="2428"/>
      </w:tblGrid>
      <w:tr w:rsidR="00823EE7" w14:paraId="37BFD27C" w14:textId="77777777" w:rsidTr="00823EE7">
        <w:tc>
          <w:tcPr>
            <w:tcW w:w="121.40pt" w:type="dxa"/>
          </w:tcPr>
          <w:p w14:paraId="079B88A2" w14:textId="6D67F9A5" w:rsidR="00823EE7" w:rsidRDefault="00823EE7" w:rsidP="00823EE7">
            <w:r>
              <w:t>Genre</w:t>
            </w:r>
          </w:p>
        </w:tc>
        <w:tc>
          <w:tcPr>
            <w:tcW w:w="121.40pt" w:type="dxa"/>
          </w:tcPr>
          <w:p w14:paraId="74D558E2" w14:textId="7637DDBC" w:rsidR="00823EE7" w:rsidRDefault="00287EEB" w:rsidP="00823EE7">
            <w:r>
              <w:t>Connections</w:t>
            </w:r>
          </w:p>
        </w:tc>
      </w:tr>
      <w:tr w:rsidR="00823EE7" w14:paraId="6E6F60C8" w14:textId="77777777" w:rsidTr="00823EE7">
        <w:tc>
          <w:tcPr>
            <w:tcW w:w="121.40pt" w:type="dxa"/>
          </w:tcPr>
          <w:p w14:paraId="54FAA69A" w14:textId="4870B9AF" w:rsidR="00823EE7" w:rsidRDefault="00823EE7" w:rsidP="00823EE7">
            <w:r w:rsidRPr="00823EE7">
              <w:t xml:space="preserve">International Movies            </w:t>
            </w:r>
          </w:p>
        </w:tc>
        <w:tc>
          <w:tcPr>
            <w:tcW w:w="121.40pt" w:type="dxa"/>
          </w:tcPr>
          <w:p w14:paraId="2ED64DB2" w14:textId="1A519FEB" w:rsidR="00823EE7" w:rsidRDefault="00823EE7" w:rsidP="00823EE7">
            <w:r w:rsidRPr="00823EE7">
              <w:t>2543</w:t>
            </w:r>
          </w:p>
        </w:tc>
      </w:tr>
      <w:tr w:rsidR="00823EE7" w14:paraId="75120DFC" w14:textId="77777777" w:rsidTr="00823EE7">
        <w:tc>
          <w:tcPr>
            <w:tcW w:w="121.40pt" w:type="dxa"/>
          </w:tcPr>
          <w:p w14:paraId="41E0BE8F" w14:textId="376D045E" w:rsidR="00823EE7" w:rsidRDefault="00823EE7" w:rsidP="00823EE7">
            <w:r w:rsidRPr="00823EE7">
              <w:t>Dramas</w:t>
            </w:r>
          </w:p>
        </w:tc>
        <w:tc>
          <w:tcPr>
            <w:tcW w:w="121.40pt" w:type="dxa"/>
          </w:tcPr>
          <w:p w14:paraId="65FB4EFC" w14:textId="1B193128" w:rsidR="00823EE7" w:rsidRDefault="00823EE7" w:rsidP="00823EE7">
            <w:r w:rsidRPr="00823EE7">
              <w:t>2316</w:t>
            </w:r>
          </w:p>
        </w:tc>
      </w:tr>
      <w:tr w:rsidR="00823EE7" w14:paraId="771B6C62" w14:textId="77777777" w:rsidTr="00823EE7">
        <w:tc>
          <w:tcPr>
            <w:tcW w:w="121.40pt" w:type="dxa"/>
          </w:tcPr>
          <w:p w14:paraId="50AF60BA" w14:textId="794D8B03" w:rsidR="00823EE7" w:rsidRDefault="00823EE7" w:rsidP="00823EE7">
            <w:r w:rsidRPr="00823EE7">
              <w:t>Comedies</w:t>
            </w:r>
          </w:p>
        </w:tc>
        <w:tc>
          <w:tcPr>
            <w:tcW w:w="121.40pt" w:type="dxa"/>
          </w:tcPr>
          <w:p w14:paraId="731E93DD" w14:textId="2448664D" w:rsidR="00823EE7" w:rsidRDefault="00823EE7" w:rsidP="00823EE7">
            <w:r w:rsidRPr="00823EE7">
              <w:t>1580</w:t>
            </w:r>
          </w:p>
        </w:tc>
      </w:tr>
      <w:tr w:rsidR="00823EE7" w14:paraId="3B2D6B10" w14:textId="77777777" w:rsidTr="00823EE7">
        <w:tc>
          <w:tcPr>
            <w:tcW w:w="121.40pt" w:type="dxa"/>
          </w:tcPr>
          <w:p w14:paraId="7219E967" w14:textId="552A99B4" w:rsidR="00823EE7" w:rsidRDefault="00823EE7" w:rsidP="00823EE7">
            <w:r w:rsidRPr="00823EE7">
              <w:t>International TV Shows</w:t>
            </w:r>
          </w:p>
        </w:tc>
        <w:tc>
          <w:tcPr>
            <w:tcW w:w="121.40pt" w:type="dxa"/>
          </w:tcPr>
          <w:p w14:paraId="671C13B8" w14:textId="6B6D96D1" w:rsidR="00823EE7" w:rsidRDefault="00823EE7" w:rsidP="00823EE7">
            <w:r w:rsidRPr="00823EE7">
              <w:t>1127</w:t>
            </w:r>
          </w:p>
        </w:tc>
      </w:tr>
      <w:tr w:rsidR="00823EE7" w14:paraId="19AF5549" w14:textId="77777777" w:rsidTr="00823EE7">
        <w:tc>
          <w:tcPr>
            <w:tcW w:w="121.40pt" w:type="dxa"/>
          </w:tcPr>
          <w:p w14:paraId="587109E5" w14:textId="2016E7FD" w:rsidR="00823EE7" w:rsidRDefault="00823EE7" w:rsidP="00823EE7">
            <w:r w:rsidRPr="00823EE7">
              <w:t>Action &amp; Adventure</w:t>
            </w:r>
          </w:p>
        </w:tc>
        <w:tc>
          <w:tcPr>
            <w:tcW w:w="121.40pt" w:type="dxa"/>
          </w:tcPr>
          <w:p w14:paraId="0395822B" w14:textId="3588B718" w:rsidR="00823EE7" w:rsidRDefault="00823EE7" w:rsidP="00823EE7">
            <w:r w:rsidRPr="00823EE7">
              <w:t>817</w:t>
            </w:r>
          </w:p>
        </w:tc>
      </w:tr>
      <w:tr w:rsidR="00823EE7" w14:paraId="62A6B110" w14:textId="77777777" w:rsidTr="00823EE7">
        <w:tc>
          <w:tcPr>
            <w:tcW w:w="121.40pt" w:type="dxa"/>
          </w:tcPr>
          <w:p w14:paraId="751E3FD3" w14:textId="1F074FBE" w:rsidR="00823EE7" w:rsidRDefault="00823EE7" w:rsidP="00823EE7">
            <w:r w:rsidRPr="00823EE7">
              <w:t xml:space="preserve">Documentaries                    </w:t>
            </w:r>
          </w:p>
        </w:tc>
        <w:tc>
          <w:tcPr>
            <w:tcW w:w="121.40pt" w:type="dxa"/>
          </w:tcPr>
          <w:p w14:paraId="24837831" w14:textId="49FFDC38" w:rsidR="00823EE7" w:rsidRDefault="00823EE7" w:rsidP="00823EE7">
            <w:r w:rsidRPr="00823EE7">
              <w:t>794</w:t>
            </w:r>
          </w:p>
        </w:tc>
      </w:tr>
      <w:tr w:rsidR="00823EE7" w14:paraId="3ED85EA0" w14:textId="77777777" w:rsidTr="00823EE7">
        <w:tc>
          <w:tcPr>
            <w:tcW w:w="121.40pt" w:type="dxa"/>
          </w:tcPr>
          <w:p w14:paraId="3480E8DB" w14:textId="13448AB5" w:rsidR="00823EE7" w:rsidRDefault="00823EE7" w:rsidP="00823EE7">
            <w:r w:rsidRPr="00823EE7">
              <w:t xml:space="preserve">Independent Movies               </w:t>
            </w:r>
          </w:p>
        </w:tc>
        <w:tc>
          <w:tcPr>
            <w:tcW w:w="121.40pt" w:type="dxa"/>
          </w:tcPr>
          <w:p w14:paraId="5071F532" w14:textId="1178086A" w:rsidR="00823EE7" w:rsidRDefault="00823EE7" w:rsidP="00823EE7">
            <w:r w:rsidRPr="00823EE7">
              <w:t>745</w:t>
            </w:r>
          </w:p>
        </w:tc>
      </w:tr>
      <w:tr w:rsidR="00823EE7" w14:paraId="3C5BBC8A" w14:textId="77777777" w:rsidTr="00823EE7">
        <w:tc>
          <w:tcPr>
            <w:tcW w:w="121.40pt" w:type="dxa"/>
          </w:tcPr>
          <w:p w14:paraId="3DA882E3" w14:textId="3FED8CB5" w:rsidR="00823EE7" w:rsidRDefault="00823EE7" w:rsidP="00823EE7">
            <w:r w:rsidRPr="00823EE7">
              <w:t xml:space="preserve">TV Dramas                        </w:t>
            </w:r>
          </w:p>
        </w:tc>
        <w:tc>
          <w:tcPr>
            <w:tcW w:w="121.40pt" w:type="dxa"/>
          </w:tcPr>
          <w:p w14:paraId="04B2044D" w14:textId="40B020F7" w:rsidR="00823EE7" w:rsidRDefault="00823EE7" w:rsidP="00823EE7">
            <w:r w:rsidRPr="00823EE7">
              <w:t>663</w:t>
            </w:r>
          </w:p>
        </w:tc>
      </w:tr>
      <w:tr w:rsidR="00823EE7" w14:paraId="3958D397" w14:textId="77777777" w:rsidTr="00823EE7">
        <w:tc>
          <w:tcPr>
            <w:tcW w:w="121.40pt" w:type="dxa"/>
          </w:tcPr>
          <w:p w14:paraId="4DAEFC08" w14:textId="7080524A" w:rsidR="00823EE7" w:rsidRDefault="00823EE7" w:rsidP="00823EE7">
            <w:r w:rsidRPr="00823EE7">
              <w:t xml:space="preserve">Romantic Movies                  </w:t>
            </w:r>
          </w:p>
        </w:tc>
        <w:tc>
          <w:tcPr>
            <w:tcW w:w="121.40pt" w:type="dxa"/>
          </w:tcPr>
          <w:p w14:paraId="4D07A52F" w14:textId="05E1D780" w:rsidR="00823EE7" w:rsidRDefault="00823EE7" w:rsidP="00823EE7">
            <w:r w:rsidRPr="00823EE7">
              <w:t>588</w:t>
            </w:r>
          </w:p>
        </w:tc>
      </w:tr>
      <w:tr w:rsidR="00823EE7" w14:paraId="6713A67E" w14:textId="77777777" w:rsidTr="00823EE7">
        <w:tc>
          <w:tcPr>
            <w:tcW w:w="121.40pt" w:type="dxa"/>
          </w:tcPr>
          <w:p w14:paraId="1C7BCD53" w14:textId="768AE99D" w:rsidR="00823EE7" w:rsidRDefault="00823EE7" w:rsidP="00823EE7">
            <w:r w:rsidRPr="00823EE7">
              <w:t xml:space="preserve">Thrillers                        </w:t>
            </w:r>
          </w:p>
        </w:tc>
        <w:tc>
          <w:tcPr>
            <w:tcW w:w="121.40pt" w:type="dxa"/>
          </w:tcPr>
          <w:p w14:paraId="5480AA57" w14:textId="14A964CE" w:rsidR="00823EE7" w:rsidRDefault="00823EE7" w:rsidP="00823EE7">
            <w:r w:rsidRPr="00823EE7">
              <w:t>549</w:t>
            </w:r>
          </w:p>
        </w:tc>
      </w:tr>
    </w:tbl>
    <w:p w14:paraId="450EA50E" w14:textId="77777777" w:rsidR="00287EEB" w:rsidRDefault="00287EEB" w:rsidP="00287EEB">
      <w:pPr>
        <w:jc w:val="start"/>
      </w:pPr>
    </w:p>
    <w:p w14:paraId="5F4CFDF9" w14:textId="77777777" w:rsidR="00F7358B" w:rsidRPr="00823EE7" w:rsidRDefault="00F7358B" w:rsidP="00287EEB">
      <w:pPr>
        <w:jc w:val="start"/>
      </w:pPr>
    </w:p>
    <w:p w14:paraId="50951628" w14:textId="335EA907" w:rsidR="00321732" w:rsidRPr="00321732" w:rsidRDefault="00321732" w:rsidP="00321732">
      <w:pPr>
        <w:ind w:firstLine="18.90pt"/>
        <w:jc w:val="both"/>
      </w:pPr>
      <w:r w:rsidRPr="00321732">
        <w:t>International Movies is the most connected genre on Netflix based on its high frequency of appearance. This highlights Netflix’s focus on global content, making it widely available and appealing to diverse audiences.</w:t>
      </w:r>
    </w:p>
    <w:p w14:paraId="7F1A6EE0" w14:textId="77777777" w:rsidR="009A3E75" w:rsidRPr="009A3E75" w:rsidRDefault="00326BD3" w:rsidP="009A3E75">
      <w:pPr>
        <w:pStyle w:val="BodyText"/>
        <w:numPr>
          <w:ilvl w:val="1"/>
          <w:numId w:val="4"/>
        </w:numPr>
        <w:rPr>
          <w:i/>
          <w:iCs/>
          <w:noProof/>
          <w:lang w:eastAsia="zh-CN"/>
        </w:rPr>
      </w:pPr>
      <w:r>
        <w:rPr>
          <w:lang w:eastAsia="zh-CN"/>
        </w:rPr>
        <w:t xml:space="preserve">Question 2: </w:t>
      </w:r>
      <w:r w:rsidRPr="00326BD3">
        <w:rPr>
          <w:lang w:eastAsia="zh-CN"/>
        </w:rPr>
        <w:t>How have Netflix’s genre connections evolved over time?</w:t>
      </w:r>
      <w:r w:rsidR="009303D9" w:rsidRPr="00326BD3">
        <w:t>.</w:t>
      </w:r>
    </w:p>
    <w:p w14:paraId="341C8721" w14:textId="77777777" w:rsidR="009A3E75" w:rsidRPr="009A3E75" w:rsidRDefault="009A3E75" w:rsidP="009A3E75">
      <w:pPr>
        <w:pStyle w:val="BodyText"/>
        <w:rPr>
          <w:noProof/>
          <w:lang w:eastAsia="zh-CN"/>
        </w:rPr>
      </w:pPr>
      <w:r w:rsidRPr="009A3E75">
        <w:rPr>
          <w:noProof/>
          <w:lang w:eastAsia="zh-CN"/>
        </w:rPr>
        <w:t>To address this question, I analyzed the dataset and divided it into three specific time periods. Period 1 spans1942–1979; this longer range was chosen because the data for these years is limited, so they were grouped together. Period 2 covers 1980–1989, and Period 3 spans 1990–2021. In this most recent period, the genres did not change significantly, so they were consolidated into a single group.</w:t>
      </w:r>
    </w:p>
    <w:p w14:paraId="4578CB4A" w14:textId="77777777" w:rsidR="009A3E75" w:rsidRPr="009A3E75" w:rsidRDefault="009A3E75" w:rsidP="009A3E75">
      <w:pPr>
        <w:pStyle w:val="BodyText"/>
        <w:rPr>
          <w:noProof/>
          <w:lang w:eastAsia="zh-CN"/>
        </w:rPr>
      </w:pPr>
    </w:p>
    <w:p w14:paraId="461BA89B" w14:textId="77777777" w:rsidR="009A3E75" w:rsidRPr="009A3E75" w:rsidRDefault="009A3E75" w:rsidP="009A3E75">
      <w:pPr>
        <w:pStyle w:val="BodyText"/>
        <w:rPr>
          <w:i/>
          <w:iCs/>
          <w:noProof/>
          <w:lang w:eastAsia="zh-CN"/>
        </w:rPr>
      </w:pPr>
    </w:p>
    <w:p w14:paraId="2E200A2B" w14:textId="77777777" w:rsidR="009A3E75" w:rsidRPr="009A3E75" w:rsidRDefault="009A3E75" w:rsidP="009A3E75">
      <w:pPr>
        <w:pStyle w:val="BodyText"/>
        <w:rPr>
          <w:i/>
          <w:iCs/>
          <w:noProof/>
          <w:lang w:eastAsia="zh-CN"/>
        </w:rPr>
      </w:pPr>
    </w:p>
    <w:p w14:paraId="1E32CE84" w14:textId="77777777" w:rsidR="009A3E75" w:rsidRPr="009A3E75" w:rsidRDefault="009A3E75" w:rsidP="009A3E75">
      <w:pPr>
        <w:pStyle w:val="BodyText"/>
        <w:rPr>
          <w:i/>
          <w:iCs/>
          <w:noProof/>
          <w:lang w:eastAsia="zh-CN"/>
        </w:rPr>
      </w:pPr>
    </w:p>
    <w:p w14:paraId="1E296EF4" w14:textId="77777777" w:rsidR="009A3E75" w:rsidRPr="009A3E75" w:rsidRDefault="009A3E75" w:rsidP="009A3E75">
      <w:pPr>
        <w:pStyle w:val="BodyText"/>
        <w:rPr>
          <w:i/>
          <w:iCs/>
          <w:noProof/>
          <w:lang w:eastAsia="zh-CN"/>
        </w:rPr>
      </w:pPr>
    </w:p>
    <w:p w14:paraId="369247AE" w14:textId="77777777" w:rsidR="009A3E75" w:rsidRPr="009A3E75" w:rsidRDefault="009A3E75" w:rsidP="009A3E75">
      <w:pPr>
        <w:pStyle w:val="BodyText"/>
        <w:rPr>
          <w:i/>
          <w:iCs/>
          <w:noProof/>
          <w:lang w:eastAsia="zh-CN"/>
        </w:rPr>
      </w:pPr>
    </w:p>
    <w:p w14:paraId="24D4AB2A" w14:textId="77777777" w:rsidR="009A3E75" w:rsidRPr="009A3E75" w:rsidRDefault="009A3E75" w:rsidP="009A3E75">
      <w:pPr>
        <w:pStyle w:val="BodyText"/>
        <w:numPr>
          <w:ilvl w:val="0"/>
          <w:numId w:val="41"/>
        </w:numPr>
        <w:rPr>
          <w:i/>
          <w:iCs/>
          <w:noProof/>
          <w:lang w:eastAsia="zh-CN"/>
        </w:rPr>
      </w:pPr>
      <w:r w:rsidRPr="009A3E75">
        <w:rPr>
          <w:i/>
          <w:iCs/>
          <w:noProof/>
          <w:lang w:eastAsia="zh-CN"/>
        </w:rPr>
        <w:t xml:space="preserve"> Early Era (1942–1979)</w:t>
      </w:r>
    </w:p>
    <w:p w14:paraId="0DB732A4" w14:textId="77777777" w:rsidR="009A3E75" w:rsidRPr="009A3E75" w:rsidRDefault="009A3E75" w:rsidP="009A3E75">
      <w:pPr>
        <w:pStyle w:val="BodyText"/>
        <w:rPr>
          <w:i/>
          <w:iCs/>
          <w:noProof/>
          <w:lang w:eastAsia="zh-CN"/>
        </w:rPr>
      </w:pPr>
    </w:p>
    <w:p w14:paraId="481E82E3" w14:textId="3FC38DC8" w:rsidR="009A3E75" w:rsidRPr="009A3E75" w:rsidRDefault="009A3E75" w:rsidP="009A3E75">
      <w:pPr>
        <w:pStyle w:val="BodyText"/>
        <w:rPr>
          <w:i/>
          <w:iCs/>
          <w:noProof/>
          <w:lang w:eastAsia="zh-CN"/>
        </w:rPr>
      </w:pPr>
      <w:r w:rsidRPr="009A3E75">
        <w:rPr>
          <w:i/>
          <w:iCs/>
          <w:noProof/>
          <w:lang w:eastAsia="zh-CN"/>
        </w:rPr>
        <w:drawing>
          <wp:inline distT="0" distB="0" distL="0" distR="0" wp14:anchorId="7186CCCF" wp14:editId="258DC225">
            <wp:extent cx="3078480" cy="2095500"/>
            <wp:effectExtent l="0" t="0" r="7620" b="0"/>
            <wp:docPr id="1114644942"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8480" cy="2095500"/>
                    </a:xfrm>
                    <a:prstGeom prst="rect">
                      <a:avLst/>
                    </a:prstGeom>
                    <a:noFill/>
                    <a:ln>
                      <a:noFill/>
                    </a:ln>
                  </pic:spPr>
                </pic:pic>
              </a:graphicData>
            </a:graphic>
          </wp:inline>
        </w:drawing>
      </w:r>
      <w:r w:rsidRPr="009A3E75">
        <w:rPr>
          <w:i/>
          <w:iCs/>
          <w:noProof/>
          <w:lang w:eastAsia="zh-CN"/>
        </w:rPr>
        <w:t xml:space="preserve"> </w:t>
      </w:r>
    </w:p>
    <w:p w14:paraId="559018FA" w14:textId="77777777" w:rsidR="009A3E75" w:rsidRPr="009A3E75" w:rsidRDefault="009A3E75" w:rsidP="009A3E75">
      <w:pPr>
        <w:pStyle w:val="BodyText"/>
        <w:rPr>
          <w:i/>
          <w:iCs/>
          <w:noProof/>
          <w:lang w:eastAsia="zh-CN"/>
        </w:rPr>
      </w:pPr>
    </w:p>
    <w:p w14:paraId="141B18D9" w14:textId="77777777" w:rsidR="009A3E75" w:rsidRPr="009A3E75" w:rsidRDefault="009A3E75" w:rsidP="009A3E75">
      <w:pPr>
        <w:pStyle w:val="BodyText"/>
        <w:rPr>
          <w:noProof/>
          <w:lang w:eastAsia="zh-CN"/>
        </w:rPr>
      </w:pPr>
      <w:r w:rsidRPr="009A3E75">
        <w:rPr>
          <w:i/>
          <w:iCs/>
          <w:noProof/>
          <w:lang w:eastAsia="zh-CN"/>
        </w:rPr>
        <w:tab/>
      </w:r>
      <w:r w:rsidRPr="009A3E75">
        <w:rPr>
          <w:noProof/>
          <w:lang w:eastAsia="zh-CN"/>
        </w:rPr>
        <w:t>From 1942 to 1979, Classic Movies and Dramas appear far more often than any other genre, showing that early content on Netflix leans heavily toward traditional, story-focused films. Genres like International Movies, Action &amp; Adventure, and Comedies also appear regularly, while more niche categories—such as Cult Movies, Music &amp; Musicals, Independent Movies, and Romantic Movies—are much less common during this period.</w:t>
      </w:r>
    </w:p>
    <w:p w14:paraId="6E94F121" w14:textId="77777777" w:rsidR="009A3E75" w:rsidRPr="009A3E75" w:rsidRDefault="009A3E75" w:rsidP="009A3E75">
      <w:pPr>
        <w:pStyle w:val="BodyText"/>
        <w:rPr>
          <w:i/>
          <w:iCs/>
          <w:noProof/>
          <w:lang w:eastAsia="zh-CN"/>
        </w:rPr>
      </w:pPr>
    </w:p>
    <w:p w14:paraId="62F376F2" w14:textId="77777777" w:rsidR="009A3E75" w:rsidRPr="009A3E75" w:rsidRDefault="009A3E75" w:rsidP="009A3E75">
      <w:pPr>
        <w:pStyle w:val="BodyText"/>
        <w:numPr>
          <w:ilvl w:val="0"/>
          <w:numId w:val="41"/>
        </w:numPr>
        <w:rPr>
          <w:i/>
          <w:iCs/>
          <w:noProof/>
          <w:lang w:eastAsia="zh-CN"/>
        </w:rPr>
      </w:pPr>
      <w:r w:rsidRPr="009A3E75">
        <w:rPr>
          <w:i/>
          <w:iCs/>
          <w:noProof/>
          <w:lang w:eastAsia="zh-CN"/>
        </w:rPr>
        <w:t>1980s</w:t>
      </w:r>
    </w:p>
    <w:p w14:paraId="31271AC6" w14:textId="69FC1EA1" w:rsidR="009A3E75" w:rsidRPr="009A3E75" w:rsidRDefault="009A3E75" w:rsidP="009A3E75">
      <w:pPr>
        <w:pStyle w:val="BodyText"/>
        <w:rPr>
          <w:i/>
          <w:iCs/>
          <w:noProof/>
          <w:lang w:eastAsia="zh-CN"/>
        </w:rPr>
      </w:pPr>
      <w:r w:rsidRPr="009A3E75">
        <w:rPr>
          <w:i/>
          <w:iCs/>
          <w:noProof/>
          <w:lang w:eastAsia="zh-CN"/>
        </w:rPr>
        <w:drawing>
          <wp:inline distT="0" distB="0" distL="0" distR="0" wp14:anchorId="5B6C144A" wp14:editId="5114C9C7">
            <wp:extent cx="3078480" cy="2590800"/>
            <wp:effectExtent l="0" t="0" r="7620" b="0"/>
            <wp:docPr id="1827245687"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78480" cy="2590800"/>
                    </a:xfrm>
                    <a:prstGeom prst="rect">
                      <a:avLst/>
                    </a:prstGeom>
                    <a:noFill/>
                    <a:ln>
                      <a:noFill/>
                    </a:ln>
                  </pic:spPr>
                </pic:pic>
              </a:graphicData>
            </a:graphic>
          </wp:inline>
        </w:drawing>
      </w:r>
    </w:p>
    <w:p w14:paraId="443AF73F" w14:textId="77777777" w:rsidR="009A3E75" w:rsidRPr="009A3E75" w:rsidRDefault="009A3E75" w:rsidP="009A3E75">
      <w:pPr>
        <w:pStyle w:val="BodyText"/>
        <w:rPr>
          <w:i/>
          <w:iCs/>
          <w:noProof/>
          <w:lang w:eastAsia="zh-CN"/>
        </w:rPr>
      </w:pPr>
    </w:p>
    <w:p w14:paraId="252BF325" w14:textId="77777777" w:rsidR="009A3E75" w:rsidRPr="009A3E75" w:rsidRDefault="009A3E75" w:rsidP="009A3E75">
      <w:pPr>
        <w:pStyle w:val="BodyText"/>
        <w:rPr>
          <w:noProof/>
          <w:lang w:eastAsia="zh-CN"/>
        </w:rPr>
      </w:pPr>
      <w:r w:rsidRPr="009A3E75">
        <w:rPr>
          <w:noProof/>
          <w:lang w:eastAsia="zh-CN"/>
        </w:rPr>
        <w:t>There was a clear shift in the 1980s. Dramas rose to dominate the chart of most common genres, overtaking Classic Movies from the previous period. In addition, genres like International Movies and Action &amp; Adventure became more prominent, reflecting broader audience interest and more diverse content production during this decade. Meanwhile, Classic Movies moved to the middle of the ranking, and niche genres such as Cult Movies, Independent Movies, Romantic Movies, and Horror Movies remained present but appeared far less frequently, similar to the earlier era.</w:t>
      </w:r>
    </w:p>
    <w:p w14:paraId="221BA251" w14:textId="77777777" w:rsidR="009A3E75" w:rsidRPr="009A3E75" w:rsidRDefault="009A3E75" w:rsidP="009A3E75">
      <w:pPr>
        <w:pStyle w:val="BodyText"/>
        <w:rPr>
          <w:i/>
          <w:iCs/>
          <w:noProof/>
          <w:lang w:eastAsia="zh-CN"/>
        </w:rPr>
      </w:pPr>
    </w:p>
    <w:p w14:paraId="192EC908" w14:textId="77777777" w:rsidR="009A3E75" w:rsidRPr="009A3E75" w:rsidRDefault="009A3E75" w:rsidP="009A3E75">
      <w:pPr>
        <w:pStyle w:val="BodyText"/>
        <w:rPr>
          <w:i/>
          <w:iCs/>
          <w:noProof/>
          <w:lang w:eastAsia="zh-CN"/>
        </w:rPr>
      </w:pPr>
    </w:p>
    <w:p w14:paraId="32E2F5F3" w14:textId="77777777" w:rsidR="009A3E75" w:rsidRPr="009A3E75" w:rsidRDefault="009A3E75" w:rsidP="009A3E75">
      <w:pPr>
        <w:pStyle w:val="BodyText"/>
        <w:rPr>
          <w:i/>
          <w:iCs/>
          <w:noProof/>
          <w:lang w:eastAsia="zh-CN"/>
        </w:rPr>
      </w:pPr>
    </w:p>
    <w:p w14:paraId="48022E0A" w14:textId="77777777" w:rsidR="009A3E75" w:rsidRPr="009A3E75" w:rsidRDefault="009A3E75" w:rsidP="009A3E75">
      <w:pPr>
        <w:pStyle w:val="BodyText"/>
        <w:rPr>
          <w:i/>
          <w:iCs/>
          <w:noProof/>
          <w:lang w:eastAsia="zh-CN"/>
        </w:rPr>
      </w:pPr>
    </w:p>
    <w:p w14:paraId="16AD0968" w14:textId="77777777" w:rsidR="009A3E75" w:rsidRPr="009A3E75" w:rsidRDefault="009A3E75" w:rsidP="009A3E75">
      <w:pPr>
        <w:pStyle w:val="BodyText"/>
        <w:numPr>
          <w:ilvl w:val="0"/>
          <w:numId w:val="42"/>
        </w:numPr>
        <w:rPr>
          <w:i/>
          <w:iCs/>
          <w:noProof/>
          <w:lang w:eastAsia="zh-CN"/>
        </w:rPr>
      </w:pPr>
      <w:r w:rsidRPr="009A3E75">
        <w:rPr>
          <w:i/>
          <w:iCs/>
          <w:noProof/>
          <w:lang w:eastAsia="zh-CN"/>
        </w:rPr>
        <w:t>The Modern Era (1990 – 2021)</w:t>
      </w:r>
    </w:p>
    <w:p w14:paraId="074E911C" w14:textId="68CE1361" w:rsidR="009A3E75" w:rsidRPr="009A3E75" w:rsidRDefault="009A3E75" w:rsidP="009A3E75">
      <w:pPr>
        <w:pStyle w:val="BodyText"/>
        <w:rPr>
          <w:i/>
          <w:iCs/>
          <w:noProof/>
          <w:lang w:eastAsia="zh-CN"/>
        </w:rPr>
      </w:pPr>
      <w:r w:rsidRPr="009A3E75">
        <w:rPr>
          <w:i/>
          <w:iCs/>
          <w:noProof/>
          <w:lang w:eastAsia="zh-CN"/>
        </w:rPr>
        <w:drawing>
          <wp:inline distT="0" distB="0" distL="0" distR="0" wp14:anchorId="5C5334B8" wp14:editId="68B70A58">
            <wp:extent cx="3063240" cy="2468880"/>
            <wp:effectExtent l="0" t="0" r="3810" b="7620"/>
            <wp:docPr id="1259769677"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3240" cy="2468880"/>
                    </a:xfrm>
                    <a:prstGeom prst="rect">
                      <a:avLst/>
                    </a:prstGeom>
                    <a:noFill/>
                    <a:ln>
                      <a:noFill/>
                    </a:ln>
                  </pic:spPr>
                </pic:pic>
              </a:graphicData>
            </a:graphic>
          </wp:inline>
        </w:drawing>
      </w:r>
    </w:p>
    <w:p w14:paraId="6C2186BB" w14:textId="77777777" w:rsidR="009A3E75" w:rsidRPr="009A3E75" w:rsidRDefault="009A3E75" w:rsidP="009A3E75">
      <w:pPr>
        <w:pStyle w:val="BodyText"/>
        <w:rPr>
          <w:i/>
          <w:iCs/>
          <w:noProof/>
          <w:lang w:eastAsia="zh-CN"/>
        </w:rPr>
      </w:pPr>
    </w:p>
    <w:p w14:paraId="5D3AB08A" w14:textId="77777777" w:rsidR="009A3E75" w:rsidRPr="009A3E75" w:rsidRDefault="009A3E75" w:rsidP="009A3E75">
      <w:pPr>
        <w:pStyle w:val="BodyText"/>
        <w:rPr>
          <w:noProof/>
          <w:lang w:eastAsia="zh-CN"/>
        </w:rPr>
      </w:pPr>
      <w:r w:rsidRPr="009A3E75">
        <w:rPr>
          <w:noProof/>
          <w:lang w:eastAsia="zh-CN"/>
        </w:rPr>
        <w:t>From 1990 to 2021, the genre trends shift even more compared to the 1980s. International Movies jump to the top by a huge margin, replacing Dramas as the leading genre. Dramas are still strong, but it’s clear Netflix’s catalog has become much more global in this era.</w:t>
      </w:r>
    </w:p>
    <w:p w14:paraId="2F937AAC" w14:textId="77777777" w:rsidR="009A3E75" w:rsidRPr="009A3E75" w:rsidRDefault="009A3E75" w:rsidP="009A3E75">
      <w:pPr>
        <w:pStyle w:val="BodyText"/>
        <w:rPr>
          <w:i/>
          <w:iCs/>
          <w:noProof/>
          <w:lang w:eastAsia="zh-CN"/>
        </w:rPr>
      </w:pPr>
      <w:r w:rsidRPr="009A3E75">
        <w:rPr>
          <w:noProof/>
          <w:lang w:eastAsia="zh-CN"/>
        </w:rPr>
        <w:t>Comedies, Action &amp; Adventure, and even newer categories like International TV Shows and TV Dramas all grow a lot, showing how content becomes more varied and TV-focused over time. Niche genres like Independent Movies, Romantic Movies, and Thrillers also appear more often than before, indicating a much more diverse mix of genres overall</w:t>
      </w:r>
      <w:r w:rsidRPr="009A3E75">
        <w:rPr>
          <w:i/>
          <w:iCs/>
          <w:noProof/>
          <w:lang w:eastAsia="zh-CN"/>
        </w:rPr>
        <w:t>.</w:t>
      </w:r>
    </w:p>
    <w:p w14:paraId="47D5D879" w14:textId="77777777" w:rsidR="009A3E75" w:rsidRPr="009A3E75" w:rsidRDefault="009A3E75" w:rsidP="009A3E75">
      <w:pPr>
        <w:pStyle w:val="BodyText"/>
        <w:rPr>
          <w:i/>
          <w:iCs/>
          <w:noProof/>
          <w:lang w:eastAsia="zh-CN"/>
        </w:rPr>
      </w:pPr>
    </w:p>
    <w:p w14:paraId="71DE7870" w14:textId="77777777" w:rsidR="009A3E75" w:rsidRDefault="009A3E75" w:rsidP="009A3E75">
      <w:pPr>
        <w:pStyle w:val="BodyText"/>
        <w:numPr>
          <w:ilvl w:val="1"/>
          <w:numId w:val="4"/>
        </w:numPr>
        <w:jc w:val="start"/>
        <w:rPr>
          <w:i/>
          <w:iCs/>
          <w:noProof/>
          <w:lang w:eastAsia="zh-CN"/>
        </w:rPr>
      </w:pPr>
      <w:r w:rsidRPr="009A3E75">
        <w:rPr>
          <w:i/>
          <w:iCs/>
          <w:noProof/>
          <w:lang w:eastAsia="zh-CN"/>
        </w:rPr>
        <w:t xml:space="preserve"> Question 3: Can we predict whether a Netflix title is a Movie or a TV Show based on its country, release year, rating, and duration?</w:t>
      </w:r>
    </w:p>
    <w:tbl>
      <w:tblPr>
        <w:tblStyle w:val="TableGrid"/>
        <w:tblW w:w="0pt" w:type="dxa"/>
        <w:tblLook w:firstRow="1" w:lastRow="0" w:firstColumn="1" w:lastColumn="0" w:noHBand="0" w:noVBand="1"/>
      </w:tblPr>
      <w:tblGrid>
        <w:gridCol w:w="2425"/>
        <w:gridCol w:w="2070"/>
      </w:tblGrid>
      <w:tr w:rsidR="004A098D" w:rsidRPr="004A098D" w14:paraId="26992B39" w14:textId="77777777" w:rsidTr="002D533C">
        <w:tc>
          <w:tcPr>
            <w:tcW w:w="121.25pt" w:type="dxa"/>
            <w:hideMark/>
          </w:tcPr>
          <w:p w14:paraId="520F1903" w14:textId="77777777" w:rsidR="004A098D" w:rsidRPr="004A098D" w:rsidRDefault="004A098D" w:rsidP="004A098D">
            <w:pPr>
              <w:pStyle w:val="BodyText"/>
              <w:jc w:val="start"/>
              <w:rPr>
                <w:b/>
                <w:bCs/>
                <w:noProof/>
                <w:lang w:val="en-US" w:eastAsia="zh-CN"/>
              </w:rPr>
            </w:pPr>
            <w:r w:rsidRPr="004A098D">
              <w:rPr>
                <w:b/>
                <w:bCs/>
                <w:noProof/>
                <w:lang w:val="en-US" w:eastAsia="zh-CN"/>
              </w:rPr>
              <w:t>Metric</w:t>
            </w:r>
          </w:p>
        </w:tc>
        <w:tc>
          <w:tcPr>
            <w:tcW w:w="103.50pt" w:type="dxa"/>
            <w:hideMark/>
          </w:tcPr>
          <w:p w14:paraId="283F7C88" w14:textId="77777777" w:rsidR="004A098D" w:rsidRPr="004A098D" w:rsidRDefault="004A098D" w:rsidP="004A098D">
            <w:pPr>
              <w:pStyle w:val="BodyText"/>
              <w:jc w:val="start"/>
              <w:rPr>
                <w:b/>
                <w:bCs/>
                <w:noProof/>
                <w:lang w:val="en-US" w:eastAsia="zh-CN"/>
              </w:rPr>
            </w:pPr>
            <w:r w:rsidRPr="004A098D">
              <w:rPr>
                <w:b/>
                <w:bCs/>
                <w:noProof/>
                <w:lang w:val="en-US" w:eastAsia="zh-CN"/>
              </w:rPr>
              <w:t>Score</w:t>
            </w:r>
          </w:p>
        </w:tc>
      </w:tr>
      <w:tr w:rsidR="004A098D" w:rsidRPr="004A098D" w14:paraId="3244ABFF" w14:textId="77777777" w:rsidTr="002D533C">
        <w:tc>
          <w:tcPr>
            <w:tcW w:w="121.25pt" w:type="dxa"/>
            <w:hideMark/>
          </w:tcPr>
          <w:p w14:paraId="5D1BFDED" w14:textId="77777777" w:rsidR="004A098D" w:rsidRPr="004A098D" w:rsidRDefault="004A098D" w:rsidP="004A098D">
            <w:pPr>
              <w:pStyle w:val="BodyText"/>
              <w:rPr>
                <w:noProof/>
                <w:lang w:val="en-US" w:eastAsia="zh-CN"/>
              </w:rPr>
            </w:pPr>
            <w:r w:rsidRPr="004A098D">
              <w:rPr>
                <w:noProof/>
                <w:lang w:val="en-US" w:eastAsia="zh-CN"/>
              </w:rPr>
              <w:t>Accuracy</w:t>
            </w:r>
          </w:p>
        </w:tc>
        <w:tc>
          <w:tcPr>
            <w:tcW w:w="103.50pt" w:type="dxa"/>
            <w:hideMark/>
          </w:tcPr>
          <w:p w14:paraId="15E94D3C" w14:textId="77777777" w:rsidR="004A098D" w:rsidRPr="004A098D" w:rsidRDefault="004A098D" w:rsidP="004A098D">
            <w:pPr>
              <w:pStyle w:val="BodyText"/>
              <w:rPr>
                <w:noProof/>
                <w:lang w:val="en-US" w:eastAsia="zh-CN"/>
              </w:rPr>
            </w:pPr>
            <w:r w:rsidRPr="004A098D">
              <w:rPr>
                <w:noProof/>
                <w:lang w:val="en-US" w:eastAsia="zh-CN"/>
              </w:rPr>
              <w:t>100%</w:t>
            </w:r>
          </w:p>
        </w:tc>
      </w:tr>
      <w:tr w:rsidR="004A098D" w:rsidRPr="004A098D" w14:paraId="621873A1" w14:textId="77777777" w:rsidTr="002D533C">
        <w:tc>
          <w:tcPr>
            <w:tcW w:w="121.25pt" w:type="dxa"/>
            <w:hideMark/>
          </w:tcPr>
          <w:p w14:paraId="0F872E21" w14:textId="77777777" w:rsidR="004A098D" w:rsidRPr="004A098D" w:rsidRDefault="004A098D" w:rsidP="004A098D">
            <w:pPr>
              <w:pStyle w:val="BodyText"/>
              <w:rPr>
                <w:noProof/>
                <w:lang w:val="en-US" w:eastAsia="zh-CN"/>
              </w:rPr>
            </w:pPr>
            <w:r w:rsidRPr="004A098D">
              <w:rPr>
                <w:noProof/>
                <w:lang w:val="en-US" w:eastAsia="zh-CN"/>
              </w:rPr>
              <w:t>Precision</w:t>
            </w:r>
          </w:p>
        </w:tc>
        <w:tc>
          <w:tcPr>
            <w:tcW w:w="103.50pt" w:type="dxa"/>
            <w:hideMark/>
          </w:tcPr>
          <w:p w14:paraId="50016F52" w14:textId="77777777" w:rsidR="004A098D" w:rsidRPr="004A098D" w:rsidRDefault="004A098D" w:rsidP="004A098D">
            <w:pPr>
              <w:pStyle w:val="BodyText"/>
              <w:rPr>
                <w:noProof/>
                <w:lang w:val="en-US" w:eastAsia="zh-CN"/>
              </w:rPr>
            </w:pPr>
            <w:r w:rsidRPr="004A098D">
              <w:rPr>
                <w:noProof/>
                <w:lang w:val="en-US" w:eastAsia="zh-CN"/>
              </w:rPr>
              <w:t>100%</w:t>
            </w:r>
          </w:p>
        </w:tc>
      </w:tr>
      <w:tr w:rsidR="004A098D" w:rsidRPr="004A098D" w14:paraId="2C1BCCA3" w14:textId="77777777" w:rsidTr="002D533C">
        <w:tc>
          <w:tcPr>
            <w:tcW w:w="121.25pt" w:type="dxa"/>
            <w:hideMark/>
          </w:tcPr>
          <w:p w14:paraId="5F18D555" w14:textId="77777777" w:rsidR="004A098D" w:rsidRPr="004A098D" w:rsidRDefault="004A098D" w:rsidP="004A098D">
            <w:pPr>
              <w:pStyle w:val="BodyText"/>
              <w:rPr>
                <w:noProof/>
                <w:lang w:val="en-US" w:eastAsia="zh-CN"/>
              </w:rPr>
            </w:pPr>
            <w:r w:rsidRPr="004A098D">
              <w:rPr>
                <w:noProof/>
                <w:lang w:val="en-US" w:eastAsia="zh-CN"/>
              </w:rPr>
              <w:t>Recall</w:t>
            </w:r>
          </w:p>
        </w:tc>
        <w:tc>
          <w:tcPr>
            <w:tcW w:w="103.50pt" w:type="dxa"/>
            <w:hideMark/>
          </w:tcPr>
          <w:p w14:paraId="56BD02A8" w14:textId="77777777" w:rsidR="004A098D" w:rsidRPr="004A098D" w:rsidRDefault="004A098D" w:rsidP="004A098D">
            <w:pPr>
              <w:pStyle w:val="BodyText"/>
              <w:rPr>
                <w:noProof/>
                <w:lang w:val="en-US" w:eastAsia="zh-CN"/>
              </w:rPr>
            </w:pPr>
            <w:r w:rsidRPr="004A098D">
              <w:rPr>
                <w:noProof/>
                <w:lang w:val="en-US" w:eastAsia="zh-CN"/>
              </w:rPr>
              <w:t>100%</w:t>
            </w:r>
          </w:p>
        </w:tc>
      </w:tr>
      <w:tr w:rsidR="004A098D" w:rsidRPr="004A098D" w14:paraId="530067CA" w14:textId="77777777" w:rsidTr="002D533C">
        <w:tc>
          <w:tcPr>
            <w:tcW w:w="121.25pt" w:type="dxa"/>
            <w:hideMark/>
          </w:tcPr>
          <w:p w14:paraId="41864861" w14:textId="77777777" w:rsidR="004A098D" w:rsidRPr="004A098D" w:rsidRDefault="004A098D" w:rsidP="004A098D">
            <w:pPr>
              <w:pStyle w:val="BodyText"/>
              <w:rPr>
                <w:noProof/>
                <w:lang w:val="en-US" w:eastAsia="zh-CN"/>
              </w:rPr>
            </w:pPr>
            <w:r w:rsidRPr="004A098D">
              <w:rPr>
                <w:noProof/>
                <w:lang w:val="en-US" w:eastAsia="zh-CN"/>
              </w:rPr>
              <w:t>F1-Score</w:t>
            </w:r>
          </w:p>
        </w:tc>
        <w:tc>
          <w:tcPr>
            <w:tcW w:w="103.50pt" w:type="dxa"/>
            <w:hideMark/>
          </w:tcPr>
          <w:p w14:paraId="57938FCC" w14:textId="77777777" w:rsidR="004A098D" w:rsidRPr="004A098D" w:rsidRDefault="004A098D" w:rsidP="004A098D">
            <w:pPr>
              <w:pStyle w:val="BodyText"/>
              <w:rPr>
                <w:noProof/>
                <w:lang w:val="en-US" w:eastAsia="zh-CN"/>
              </w:rPr>
            </w:pPr>
            <w:r w:rsidRPr="004A098D">
              <w:rPr>
                <w:noProof/>
                <w:lang w:val="en-US" w:eastAsia="zh-CN"/>
              </w:rPr>
              <w:t>100%</w:t>
            </w:r>
          </w:p>
        </w:tc>
      </w:tr>
      <w:tr w:rsidR="004A098D" w:rsidRPr="004A098D" w14:paraId="6AD2E645" w14:textId="77777777" w:rsidTr="002D533C">
        <w:tc>
          <w:tcPr>
            <w:tcW w:w="121.25pt" w:type="dxa"/>
            <w:hideMark/>
          </w:tcPr>
          <w:p w14:paraId="519A92B0" w14:textId="77777777" w:rsidR="004A098D" w:rsidRPr="004A098D" w:rsidRDefault="004A098D" w:rsidP="004A098D">
            <w:pPr>
              <w:pStyle w:val="BodyText"/>
              <w:rPr>
                <w:noProof/>
                <w:lang w:val="en-US" w:eastAsia="zh-CN"/>
              </w:rPr>
            </w:pPr>
            <w:r w:rsidRPr="004A098D">
              <w:rPr>
                <w:noProof/>
                <w:lang w:val="en-US" w:eastAsia="zh-CN"/>
              </w:rPr>
              <w:t>Test samples</w:t>
            </w:r>
          </w:p>
        </w:tc>
        <w:tc>
          <w:tcPr>
            <w:tcW w:w="103.50pt" w:type="dxa"/>
            <w:hideMark/>
          </w:tcPr>
          <w:p w14:paraId="31FA4FC4" w14:textId="77777777" w:rsidR="004A098D" w:rsidRPr="004A098D" w:rsidRDefault="004A098D" w:rsidP="004A098D">
            <w:pPr>
              <w:pStyle w:val="BodyText"/>
              <w:rPr>
                <w:noProof/>
                <w:lang w:val="en-US" w:eastAsia="zh-CN"/>
              </w:rPr>
            </w:pPr>
            <w:r w:rsidRPr="004A098D">
              <w:rPr>
                <w:noProof/>
                <w:lang w:val="en-US" w:eastAsia="zh-CN"/>
              </w:rPr>
              <w:t>1,594</w:t>
            </w:r>
          </w:p>
        </w:tc>
      </w:tr>
    </w:tbl>
    <w:p w14:paraId="15380EDD" w14:textId="582CFD49" w:rsidR="00750F54" w:rsidRPr="00750F54" w:rsidRDefault="00750F54" w:rsidP="0050162F">
      <w:pPr>
        <w:pStyle w:val="BodyText"/>
        <w:numPr>
          <w:ilvl w:val="0"/>
          <w:numId w:val="47"/>
        </w:numPr>
        <w:spacing w:after="0pt" w:line="12pt" w:lineRule="auto"/>
        <w:rPr>
          <w:noProof/>
          <w:lang w:val="en-US" w:eastAsia="zh-CN"/>
        </w:rPr>
      </w:pPr>
      <w:r w:rsidRPr="00750F54">
        <w:rPr>
          <w:b/>
          <w:bCs/>
          <w:noProof/>
          <w:lang w:val="en-US" w:eastAsia="zh-CN"/>
        </w:rPr>
        <w:t>Accuracy: 100%</w:t>
      </w:r>
      <w:r w:rsidRPr="00750F54">
        <w:rPr>
          <w:noProof/>
          <w:lang w:val="en-US" w:eastAsia="zh-CN"/>
        </w:rPr>
        <w:t xml:space="preserve"> - The model correctly classified all 1,594 test samples </w:t>
      </w:r>
    </w:p>
    <w:p w14:paraId="229EE5F7" w14:textId="7E1981A4" w:rsidR="00750F54" w:rsidRPr="00750F54" w:rsidRDefault="00750F54" w:rsidP="0050162F">
      <w:pPr>
        <w:pStyle w:val="BodyText"/>
        <w:numPr>
          <w:ilvl w:val="0"/>
          <w:numId w:val="47"/>
        </w:numPr>
        <w:spacing w:after="0pt" w:line="12pt" w:lineRule="auto"/>
        <w:rPr>
          <w:noProof/>
          <w:lang w:val="en-US" w:eastAsia="zh-CN"/>
        </w:rPr>
      </w:pPr>
      <w:r w:rsidRPr="00750F54">
        <w:rPr>
          <w:b/>
          <w:bCs/>
          <w:noProof/>
          <w:lang w:val="en-US" w:eastAsia="zh-CN"/>
        </w:rPr>
        <w:t>Precision: 100%</w:t>
      </w:r>
      <w:r w:rsidRPr="00750F54">
        <w:rPr>
          <w:noProof/>
          <w:lang w:val="en-US" w:eastAsia="zh-CN"/>
        </w:rPr>
        <w:t xml:space="preserve"> - All positive predictions (Movies) were correct </w:t>
      </w:r>
    </w:p>
    <w:p w14:paraId="44E8F89E" w14:textId="338F73B4" w:rsidR="00750F54" w:rsidRPr="00750F54" w:rsidRDefault="00750F54" w:rsidP="0050162F">
      <w:pPr>
        <w:pStyle w:val="BodyText"/>
        <w:numPr>
          <w:ilvl w:val="0"/>
          <w:numId w:val="47"/>
        </w:numPr>
        <w:spacing w:after="0pt" w:line="12pt" w:lineRule="auto"/>
        <w:rPr>
          <w:noProof/>
          <w:lang w:val="en-US" w:eastAsia="zh-CN"/>
        </w:rPr>
      </w:pPr>
      <w:r w:rsidRPr="00750F54">
        <w:rPr>
          <w:b/>
          <w:bCs/>
          <w:noProof/>
          <w:lang w:val="en-US" w:eastAsia="zh-CN"/>
        </w:rPr>
        <w:t>Recall: 100%</w:t>
      </w:r>
      <w:r w:rsidRPr="00750F54">
        <w:rPr>
          <w:noProof/>
          <w:lang w:val="en-US" w:eastAsia="zh-CN"/>
        </w:rPr>
        <w:t xml:space="preserve"> - The model identified all actual Movies without missing any </w:t>
      </w:r>
    </w:p>
    <w:p w14:paraId="084702E0" w14:textId="21569570" w:rsidR="00750F54" w:rsidRPr="004A098D" w:rsidRDefault="00750F54" w:rsidP="0050162F">
      <w:pPr>
        <w:pStyle w:val="BodyText"/>
        <w:numPr>
          <w:ilvl w:val="0"/>
          <w:numId w:val="47"/>
        </w:numPr>
        <w:spacing w:after="0pt" w:line="12pt" w:lineRule="auto"/>
        <w:rPr>
          <w:noProof/>
          <w:lang w:eastAsia="zh-CN"/>
        </w:rPr>
      </w:pPr>
      <w:r w:rsidRPr="00750F54">
        <w:rPr>
          <w:b/>
          <w:bCs/>
          <w:noProof/>
          <w:lang w:val="en-US" w:eastAsia="zh-CN"/>
        </w:rPr>
        <w:t>F1-Score: 100%</w:t>
      </w:r>
      <w:r w:rsidRPr="00750F54">
        <w:rPr>
          <w:noProof/>
          <w:lang w:val="en-US" w:eastAsia="zh-CN"/>
        </w:rPr>
        <w:t xml:space="preserve"> - Perfect harmonic mean of precision and recall</w:t>
      </w:r>
    </w:p>
    <w:p w14:paraId="28F0F6C0" w14:textId="77777777" w:rsidR="00E41681" w:rsidRDefault="000371AE" w:rsidP="000371AE">
      <w:pPr>
        <w:pStyle w:val="BodyText"/>
        <w:ind w:firstLine="0pt"/>
        <w:jc w:val="start"/>
        <w:rPr>
          <w:rFonts w:eastAsia="Times New Roman"/>
          <w:spacing w:val="0"/>
          <w:lang w:val="en-US" w:eastAsia="en-US"/>
        </w:rPr>
      </w:pPr>
      <w:r>
        <w:rPr>
          <w:rFonts w:eastAsia="Times New Roman"/>
          <w:spacing w:val="0"/>
          <w:lang w:val="en-US" w:eastAsia="en-US"/>
        </w:rPr>
        <w:tab/>
      </w:r>
    </w:p>
    <w:p w14:paraId="61070D12" w14:textId="3F36E65D" w:rsidR="00F7358B" w:rsidRPr="009A3E75" w:rsidRDefault="00E41681" w:rsidP="000371AE">
      <w:pPr>
        <w:pStyle w:val="BodyText"/>
        <w:ind w:firstLine="0pt"/>
        <w:jc w:val="start"/>
        <w:rPr>
          <w:noProof/>
          <w:lang w:eastAsia="zh-CN"/>
        </w:rPr>
      </w:pPr>
      <w:r>
        <w:rPr>
          <w:rFonts w:eastAsia="Times New Roman"/>
          <w:spacing w:val="0"/>
          <w:lang w:val="en-US" w:eastAsia="en-US"/>
        </w:rPr>
        <w:tab/>
      </w:r>
      <w:r w:rsidR="001D1BA8" w:rsidRPr="001D1BA8">
        <w:rPr>
          <w:rFonts w:eastAsia="Times New Roman"/>
          <w:spacing w:val="0"/>
          <w:lang w:val="en-US" w:eastAsia="en-US"/>
        </w:rPr>
        <w:t>The logistic regression model demonstrated exceptional performance in classifying Netflix titles, achieving 100% accuracy across all evaluation metrics on the test dataset of 1,594 samples. The model successfully identified all 477 TV Shows and all 1,117 Movies without a single misclassification</w:t>
      </w:r>
      <w:r w:rsidR="00200B83">
        <w:rPr>
          <w:rFonts w:eastAsia="Times New Roman"/>
          <w:spacing w:val="0"/>
          <w:lang w:val="en-US" w:eastAsia="en-US"/>
        </w:rPr>
        <w:t>.</w:t>
      </w:r>
    </w:p>
    <w:p w14:paraId="3E7CC4F4" w14:textId="1E84D39E" w:rsidR="009303D9" w:rsidRDefault="009303D9" w:rsidP="00326BD3">
      <w:pPr>
        <w:pStyle w:val="Heading2"/>
      </w:pPr>
    </w:p>
    <w:p w14:paraId="58D8A56D" w14:textId="77777777" w:rsidR="00A754C4" w:rsidRDefault="00326BD3" w:rsidP="00A754C4">
      <w:pPr>
        <w:ind w:firstLine="18.90pt"/>
        <w:jc w:val="both"/>
      </w:pPr>
      <w:r w:rsidRPr="00326BD3">
        <w:t>To address this question, I analyzed the dataset and divided it into three specific time periods. Period 1</w:t>
      </w:r>
      <w:r w:rsidR="00A754C4" w:rsidRPr="00A754C4">
        <w:t xml:space="preserve"> </w:t>
      </w:r>
      <w:r w:rsidR="00A754C4" w:rsidRPr="00326BD3">
        <w:t>spans1942–1979; this longer range</w:t>
      </w:r>
      <w:r w:rsidRPr="00326BD3">
        <w:t xml:space="preserve"> </w:t>
      </w:r>
      <w:r w:rsidR="00A754C4" w:rsidRPr="00326BD3">
        <w:t>was chosen because the data for these years is limited, so they were grouped together. Period 2 covers 1980–1989, and Period 3 spans 1990–2021. In this most recent period, the genres did not change significantly, so they were consolidated into a single group.</w:t>
      </w:r>
    </w:p>
    <w:p w14:paraId="464F0A65" w14:textId="77777777" w:rsidR="00A754C4" w:rsidRDefault="00A754C4" w:rsidP="00A754C4">
      <w:pPr>
        <w:pStyle w:val="ListParagraph"/>
        <w:ind w:start="36.90pt"/>
        <w:jc w:val="both"/>
      </w:pPr>
    </w:p>
    <w:p w14:paraId="08B0B854" w14:textId="77777777" w:rsidR="00A754C4" w:rsidRDefault="00A754C4" w:rsidP="00A754C4">
      <w:pPr>
        <w:pStyle w:val="ListParagraph"/>
        <w:ind w:start="36.90pt"/>
        <w:jc w:val="both"/>
      </w:pPr>
    </w:p>
    <w:p w14:paraId="4A538C19" w14:textId="77777777" w:rsidR="00A754C4" w:rsidRDefault="00A754C4" w:rsidP="00A754C4">
      <w:pPr>
        <w:ind w:start="18.90pt"/>
        <w:jc w:val="both"/>
      </w:pPr>
    </w:p>
    <w:p w14:paraId="65B38848" w14:textId="77777777" w:rsidR="00A754C4" w:rsidRDefault="00A754C4" w:rsidP="00A754C4">
      <w:pPr>
        <w:ind w:start="18.90pt"/>
        <w:jc w:val="both"/>
      </w:pPr>
    </w:p>
    <w:p w14:paraId="56A8ECA6" w14:textId="77777777" w:rsidR="00A754C4" w:rsidRDefault="00A754C4" w:rsidP="00A754C4">
      <w:pPr>
        <w:ind w:start="18.90pt"/>
        <w:jc w:val="both"/>
      </w:pPr>
    </w:p>
    <w:p w14:paraId="6922F9E0" w14:textId="77777777" w:rsidR="00A754C4" w:rsidRDefault="00A754C4" w:rsidP="00A754C4">
      <w:pPr>
        <w:ind w:start="18.90pt"/>
        <w:jc w:val="both"/>
      </w:pPr>
    </w:p>
    <w:p w14:paraId="0A4F2037" w14:textId="1F0D8C16" w:rsidR="00A754C4" w:rsidRDefault="00A754C4" w:rsidP="00A754C4">
      <w:pPr>
        <w:pStyle w:val="ListParagraph"/>
        <w:numPr>
          <w:ilvl w:val="0"/>
          <w:numId w:val="41"/>
        </w:numPr>
        <w:jc w:val="both"/>
      </w:pPr>
      <w:r w:rsidRPr="00326BD3">
        <w:t xml:space="preserve"> </w:t>
      </w:r>
      <w:r w:rsidRPr="00326BD3">
        <w:lastRenderedPageBreak/>
        <w:t>Early Era (1942–1979)</w:t>
      </w:r>
    </w:p>
    <w:p w14:paraId="32FE1782" w14:textId="18939AC0" w:rsidR="00A754C4" w:rsidRDefault="00A754C4" w:rsidP="00326BD3">
      <w:pPr>
        <w:ind w:firstLine="18.90pt"/>
        <w:jc w:val="both"/>
      </w:pPr>
    </w:p>
    <w:p w14:paraId="04F48589" w14:textId="47FF94D9" w:rsidR="00A754C4" w:rsidRDefault="00326BD3" w:rsidP="00326BD3">
      <w:pPr>
        <w:ind w:firstLine="18.90pt"/>
        <w:jc w:val="both"/>
      </w:pPr>
      <w:r>
        <w:rPr>
          <w:noProof/>
        </w:rPr>
        <w:drawing>
          <wp:inline distT="0" distB="0" distL="0" distR="0" wp14:anchorId="57A83BC1" wp14:editId="1D351AB5">
            <wp:extent cx="3089910" cy="2147570"/>
            <wp:effectExtent l="0" t="0" r="0" b="5080"/>
            <wp:docPr id="157978645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9786450" name="Picture 15797864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2147570"/>
                    </a:xfrm>
                    <a:prstGeom prst="rect">
                      <a:avLst/>
                    </a:prstGeom>
                  </pic:spPr>
                </pic:pic>
              </a:graphicData>
            </a:graphic>
          </wp:inline>
        </w:drawing>
      </w:r>
      <w:r w:rsidRPr="00326BD3">
        <w:t xml:space="preserve"> </w:t>
      </w:r>
    </w:p>
    <w:p w14:paraId="0BF54918" w14:textId="77777777" w:rsidR="00A754C4" w:rsidRDefault="00A754C4" w:rsidP="00326BD3">
      <w:pPr>
        <w:ind w:firstLine="18.90pt"/>
        <w:jc w:val="both"/>
      </w:pPr>
    </w:p>
    <w:p w14:paraId="4DA9327D" w14:textId="650F49DF" w:rsidR="00A754C4" w:rsidRDefault="00A754C4" w:rsidP="00326BD3">
      <w:pPr>
        <w:ind w:firstLine="18.90pt"/>
        <w:jc w:val="both"/>
      </w:pPr>
      <w:r>
        <w:tab/>
      </w:r>
      <w:r w:rsidRPr="00A754C4">
        <w:t>From 1942 to 1979, Classic Movies and Dramas appear far more often than any other genre, showing that early content on Netflix leans heavily toward traditional, story-focused films. Genres like International Movies, Action &amp; Adventure, and Comedies also appear regularly, while more niche categories—such as Cult Movies, Music &amp; Musicals, Independent Movies, and Romantic Movies—are much less common during this period.</w:t>
      </w:r>
    </w:p>
    <w:p w14:paraId="1958B43B" w14:textId="77777777" w:rsidR="00A754C4" w:rsidRDefault="00A754C4" w:rsidP="00A754C4">
      <w:pPr>
        <w:pStyle w:val="ListParagraph"/>
        <w:ind w:start="36.90pt"/>
        <w:jc w:val="both"/>
      </w:pPr>
    </w:p>
    <w:p w14:paraId="7F0C4079" w14:textId="79172EF1" w:rsidR="00A754C4" w:rsidRDefault="00A754C4" w:rsidP="00A754C4">
      <w:pPr>
        <w:pStyle w:val="ListParagraph"/>
        <w:numPr>
          <w:ilvl w:val="0"/>
          <w:numId w:val="41"/>
        </w:numPr>
        <w:jc w:val="both"/>
      </w:pPr>
      <w:r>
        <w:t>1980s</w:t>
      </w:r>
    </w:p>
    <w:p w14:paraId="2AAA6C36" w14:textId="0D2BA3ED" w:rsidR="00A754C4" w:rsidRDefault="00A754C4" w:rsidP="00A754C4">
      <w:pPr>
        <w:jc w:val="both"/>
      </w:pPr>
      <w:r>
        <w:rPr>
          <w:noProof/>
        </w:rPr>
        <w:drawing>
          <wp:inline distT="0" distB="0" distL="0" distR="0" wp14:anchorId="5E3C66A1" wp14:editId="18375142">
            <wp:extent cx="3089910" cy="2601595"/>
            <wp:effectExtent l="0" t="0" r="0" b="8255"/>
            <wp:docPr id="107660813"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7660813" name="Picture 1076608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2601595"/>
                    </a:xfrm>
                    <a:prstGeom prst="rect">
                      <a:avLst/>
                    </a:prstGeom>
                  </pic:spPr>
                </pic:pic>
              </a:graphicData>
            </a:graphic>
          </wp:inline>
        </w:drawing>
      </w:r>
    </w:p>
    <w:p w14:paraId="14158F41" w14:textId="3308398A" w:rsidR="00326BD3" w:rsidRDefault="00326BD3" w:rsidP="00326BD3">
      <w:pPr>
        <w:pStyle w:val="ListParagraph"/>
        <w:ind w:start="36.90pt"/>
        <w:jc w:val="both"/>
      </w:pPr>
    </w:p>
    <w:p w14:paraId="56D75B78" w14:textId="0F4B8369" w:rsidR="00326BD3" w:rsidRDefault="002011D4" w:rsidP="002011D4">
      <w:pPr>
        <w:ind w:firstLine="18.90pt"/>
        <w:jc w:val="both"/>
      </w:pPr>
      <w:r w:rsidRPr="002011D4">
        <w:t>There was a clear shift in the 1980s. Dramas rose to dominate the chart of most common genres, overtaking Classic Movies from the previous period. In addition, genres like International Movies and Action &amp; Adventure became more prominent, reflecting broader audience interest and more diverse content production during this decade. Meanwhile, Classic Movies moved to the middle of the ranking, and niche genres such as Cult Movies, Independent Movies, Romantic Movies, and Horror Movies remained present but appeared far less frequently, similar to the earlier era.</w:t>
      </w:r>
    </w:p>
    <w:p w14:paraId="49BB2304" w14:textId="260A4C60" w:rsidR="002011D4" w:rsidRDefault="002011D4" w:rsidP="002011D4">
      <w:pPr>
        <w:ind w:firstLine="18.90pt"/>
        <w:jc w:val="both"/>
      </w:pPr>
    </w:p>
    <w:p w14:paraId="21F7C293" w14:textId="77777777" w:rsidR="002011D4" w:rsidRDefault="002011D4" w:rsidP="002011D4">
      <w:pPr>
        <w:pStyle w:val="ListParagraph"/>
        <w:ind w:start="36.90pt"/>
        <w:jc w:val="both"/>
      </w:pPr>
    </w:p>
    <w:p w14:paraId="74D2AEC2" w14:textId="61F3B7A8" w:rsidR="002011D4" w:rsidRDefault="002011D4" w:rsidP="002011D4">
      <w:pPr>
        <w:pStyle w:val="ListParagraph"/>
        <w:ind w:start="36.90pt"/>
        <w:jc w:val="both"/>
      </w:pPr>
    </w:p>
    <w:p w14:paraId="4B474C33" w14:textId="77777777" w:rsidR="002011D4" w:rsidRDefault="002011D4" w:rsidP="002011D4">
      <w:pPr>
        <w:ind w:start="18.90pt"/>
        <w:jc w:val="both"/>
      </w:pPr>
    </w:p>
    <w:p w14:paraId="29AB473A" w14:textId="6F5D5814" w:rsidR="002011D4" w:rsidRDefault="002011D4" w:rsidP="002011D4">
      <w:pPr>
        <w:pStyle w:val="ListParagraph"/>
        <w:numPr>
          <w:ilvl w:val="0"/>
          <w:numId w:val="42"/>
        </w:numPr>
        <w:jc w:val="both"/>
      </w:pPr>
      <w:r>
        <w:t>The Modern Era (1990 – 2021)</w:t>
      </w:r>
    </w:p>
    <w:p w14:paraId="462C7953" w14:textId="7097D3B2" w:rsidR="002011D4" w:rsidRPr="00326BD3" w:rsidRDefault="002011D4" w:rsidP="002011D4">
      <w:pPr>
        <w:jc w:val="both"/>
      </w:pPr>
      <w:r>
        <w:rPr>
          <w:noProof/>
        </w:rPr>
        <w:drawing>
          <wp:inline distT="0" distB="0" distL="0" distR="0" wp14:anchorId="0BA157EB" wp14:editId="0968E574">
            <wp:extent cx="3089910" cy="2493010"/>
            <wp:effectExtent l="0" t="0" r="0" b="2540"/>
            <wp:docPr id="934100619"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34100619" name="Picture 9341006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2493010"/>
                    </a:xfrm>
                    <a:prstGeom prst="rect">
                      <a:avLst/>
                    </a:prstGeom>
                  </pic:spPr>
                </pic:pic>
              </a:graphicData>
            </a:graphic>
          </wp:inline>
        </w:drawing>
      </w:r>
    </w:p>
    <w:p w14:paraId="3C52EDDF" w14:textId="77777777" w:rsidR="002011D4" w:rsidRDefault="002011D4" w:rsidP="002011D4">
      <w:pPr>
        <w:pStyle w:val="Heading2"/>
        <w:numPr>
          <w:ilvl w:val="0"/>
          <w:numId w:val="0"/>
        </w:numPr>
        <w:ind w:start="13.50pt"/>
        <w:rPr>
          <w:lang w:eastAsia="zh-CN"/>
        </w:rPr>
      </w:pPr>
    </w:p>
    <w:p w14:paraId="4FA8B5FE" w14:textId="77777777" w:rsidR="002011D4" w:rsidRPr="002011D4" w:rsidRDefault="002011D4" w:rsidP="002011D4">
      <w:pPr>
        <w:ind w:firstLine="36pt"/>
        <w:jc w:val="both"/>
        <w:rPr>
          <w:lang w:eastAsia="zh-CN"/>
        </w:rPr>
      </w:pPr>
      <w:r w:rsidRPr="002011D4">
        <w:rPr>
          <w:lang w:eastAsia="zh-CN"/>
        </w:rPr>
        <w:t>From 1990 to 2021, the genre trends shift even more compared to the 1980s. International Movies jump to the top by a huge margin, replacing Dramas as the leading genre. Dramas are still strong, but it’s clear Netflix’s catalog has become much more global in this era.</w:t>
      </w:r>
    </w:p>
    <w:p w14:paraId="165AB47B" w14:textId="77777777" w:rsidR="002011D4" w:rsidRPr="002011D4" w:rsidRDefault="002011D4" w:rsidP="002011D4">
      <w:pPr>
        <w:ind w:firstLine="36pt"/>
        <w:jc w:val="both"/>
        <w:rPr>
          <w:lang w:eastAsia="zh-CN"/>
        </w:rPr>
      </w:pPr>
      <w:r w:rsidRPr="002011D4">
        <w:rPr>
          <w:lang w:eastAsia="zh-CN"/>
        </w:rPr>
        <w:t>Comedies, Action &amp; Adventure, and even newer categories like International TV Shows and TV Dramas all grow a lot, showing how content becomes more varied and TV-focused over time. Niche genres like Independent Movies, Romantic Movies, and Thrillers also appear more often than before, indicating a much more diverse mix of genres overall.</w:t>
      </w:r>
    </w:p>
    <w:p w14:paraId="7E222B03" w14:textId="77777777" w:rsidR="002011D4" w:rsidRPr="002011D4" w:rsidRDefault="002011D4" w:rsidP="002011D4">
      <w:pPr>
        <w:jc w:val="both"/>
        <w:rPr>
          <w:lang w:eastAsia="zh-CN"/>
        </w:rPr>
      </w:pPr>
    </w:p>
    <w:p w14:paraId="3F4E8F10" w14:textId="235FFABC" w:rsidR="009303D9" w:rsidRDefault="007912BB" w:rsidP="002011D4">
      <w:pPr>
        <w:pStyle w:val="Heading2"/>
        <w:rPr>
          <w:ins w:id="0" w:author="Microsoft Word" w:date="2025-12-07T23:20:00Z" w16du:dateUtc="2025-12-08T04:20:00Z"/>
        </w:rPr>
      </w:pPr>
      <w:ins w:id="1" w:author="Microsoft Word" w:date="2025-12-07T23:20:00Z" w16du:dateUtc="2025-12-08T04:20:00Z">
        <w:r>
          <w:rPr>
            <w:lang w:eastAsia="zh-CN"/>
          </w:rPr>
          <w:t xml:space="preserve"> Question 3:</w:t>
        </w:r>
        <w:r w:rsidR="002011D4">
          <w:rPr>
            <w:lang w:eastAsia="zh-CN"/>
          </w:rPr>
          <w:t xml:space="preserve"> </w:t>
        </w:r>
        <w:r w:rsidRPr="007912BB">
          <w:rPr>
            <w:lang w:eastAsia="zh-CN"/>
          </w:rPr>
          <w:t>Can we predict whether a Netflix title is a Movie or a TV Show based on its country, release year, rating, and duration?</w:t>
        </w:r>
      </w:ins>
    </w:p>
    <w:p w14:paraId="75B142C7" w14:textId="5233DCC4" w:rsidR="00EA7421" w:rsidRDefault="00C10EEC" w:rsidP="00EA7421">
      <w:pPr>
        <w:pStyle w:val="Heading1"/>
        <w:rPr>
          <w:lang w:eastAsia="zh-CN"/>
        </w:rPr>
      </w:pPr>
      <w:r>
        <w:rPr>
          <w:rFonts w:hint="eastAsia"/>
          <w:lang w:eastAsia="zh-CN"/>
        </w:rPr>
        <w:t>Discussion</w:t>
      </w:r>
    </w:p>
    <w:p w14:paraId="506F2DAB" w14:textId="5437CBFE" w:rsidR="00F34E4B" w:rsidRPr="00F34E4B" w:rsidRDefault="00F34E4B" w:rsidP="00F34E4B">
      <w:pPr>
        <w:ind w:firstLine="36pt"/>
        <w:jc w:val="both"/>
        <w:rPr>
          <w:lang w:eastAsia="zh-CN"/>
        </w:rPr>
      </w:pPr>
      <w:r w:rsidRPr="001D1BA8">
        <w:rPr>
          <w:rFonts w:eastAsia="Times New Roman"/>
        </w:rPr>
        <w:t>This remarkable performance can be largely attributed to the 'is_season' feature, which effectively captures the fundamental distinction between Movies (measured in minutes) and TV Shows (measured in seasons). While the model is able to distinguish between Movies and TV Shows reasonably well, it is important to acknowledge that the predictive performance is still affected by missing values, inconsistent formatting, and the limited amount of information contained in some features. During the data preprocessing phase, approximately 10% of records containing null values were removed from the dataset, which may have inadvertently excluded edge cases that could have presented greater classification challenges. Furthermore, the label encoding approach applied to categorical variables such as country and rating imposes an ordinal structure that may not accurately reflect the true relationships within the data. Nevertheless, these results provide a clear answer to the research question: it is indeed possible to predict whether a Netflix title is a Movie or TV Show based on country, release year, rating, and duration features with very high accuracy. However, it should be noted that the 'is_season' feature plays a particularly dominant role in achieving this level of performance.</w:t>
      </w:r>
    </w:p>
    <w:p w14:paraId="220BE15F" w14:textId="77777777" w:rsidR="00C10EEC" w:rsidRPr="00D97DD7" w:rsidRDefault="00C10EEC" w:rsidP="00C10EEC">
      <w:pPr>
        <w:pStyle w:val="Heading1"/>
      </w:pPr>
      <w:r>
        <w:rPr>
          <w:rFonts w:hint="eastAsia"/>
          <w:lang w:eastAsia="zh-CN"/>
        </w:rPr>
        <w:t>Conclusion</w:t>
      </w:r>
    </w:p>
    <w:p w14:paraId="5CB67F61" w14:textId="47291B0C" w:rsidR="006F23B1" w:rsidRPr="006F23B1" w:rsidRDefault="006F23B1" w:rsidP="004D44F2">
      <w:pPr>
        <w:ind w:firstLine="36pt"/>
        <w:jc w:val="both"/>
        <w:rPr>
          <w:rFonts w:eastAsia="Times New Roman"/>
        </w:rPr>
      </w:pPr>
      <w:r w:rsidRPr="006F23B1">
        <w:rPr>
          <w:rFonts w:eastAsia="Times New Roman"/>
        </w:rPr>
        <w:t>This project</w:t>
      </w:r>
      <w:r>
        <w:rPr>
          <w:rFonts w:eastAsia="Times New Roman"/>
        </w:rPr>
        <w:t xml:space="preserve"> </w:t>
      </w:r>
      <w:r w:rsidRPr="006F23B1">
        <w:rPr>
          <w:rFonts w:eastAsia="Times New Roman"/>
        </w:rPr>
        <w:t>analyzed the most frequent genres and their trends over the years</w:t>
      </w:r>
      <w:r>
        <w:rPr>
          <w:rFonts w:eastAsia="Times New Roman"/>
        </w:rPr>
        <w:t>, as well as</w:t>
      </w:r>
      <w:r w:rsidRPr="006F23B1">
        <w:rPr>
          <w:rFonts w:eastAsia="Times New Roman"/>
        </w:rPr>
        <w:t xml:space="preserve"> developed a predictive model to classify Netflix titles as Movies or TV Shows using metadata features: country, release year, rating, and duration. The logistic regression model achieved 100% accuracy on the test set, with duration—the distinction between minutes and seasons—proving the strongest predictor. </w:t>
      </w:r>
    </w:p>
    <w:p w14:paraId="6041A4B9" w14:textId="77777777" w:rsidR="006F23B1" w:rsidRPr="006F23B1" w:rsidRDefault="006F23B1" w:rsidP="004D44F2">
      <w:pPr>
        <w:ind w:firstLine="36pt"/>
        <w:jc w:val="start"/>
        <w:rPr>
          <w:rFonts w:eastAsia="Times New Roman"/>
        </w:rPr>
      </w:pPr>
      <w:r w:rsidRPr="006F23B1">
        <w:rPr>
          <w:rFonts w:eastAsia="Times New Roman"/>
        </w:rPr>
        <w:t>These findings have practical implications for streaming platforms. Automated classification can reduce manual effort, ensure consistent tagging, improve recommendation systems, and inform content acquisition strategies. Insights from genre frequency and trends can guide content planning and highlight gaps in the catalog. For users, accurate categorization enhances search and recommendation quality.</w:t>
      </w:r>
    </w:p>
    <w:p w14:paraId="51592A0B" w14:textId="77777777" w:rsidR="006F23B1" w:rsidRDefault="006F23B1" w:rsidP="004D44F2">
      <w:pPr>
        <w:ind w:firstLine="36pt"/>
        <w:jc w:val="start"/>
        <w:rPr>
          <w:rFonts w:eastAsia="Times New Roman"/>
        </w:rPr>
      </w:pPr>
      <w:r w:rsidRPr="006F23B1">
        <w:rPr>
          <w:rFonts w:eastAsia="Times New Roman"/>
        </w:rPr>
        <w:t>However, the model heavily relies on the 'is_season' feature, which may not always be available. Future work should explore performance using only other metadata and textual features like genre or descriptions to capture subtler patterns.</w:t>
      </w:r>
    </w:p>
    <w:p w14:paraId="32786D4A" w14:textId="769E9304" w:rsidR="001521C9" w:rsidRDefault="001521C9" w:rsidP="001521C9">
      <w:pPr>
        <w:pStyle w:val="Heading1"/>
      </w:pPr>
      <w:r>
        <w:t>Future Work</w:t>
      </w:r>
    </w:p>
    <w:p w14:paraId="55A1411B" w14:textId="29E6B70E" w:rsidR="001521C9" w:rsidRPr="001521C9" w:rsidRDefault="007948FC" w:rsidP="007948FC">
      <w:pPr>
        <w:ind w:firstLine="36pt"/>
        <w:jc w:val="both"/>
      </w:pPr>
      <w:r w:rsidRPr="007948FC">
        <w:t>This dataset is of high quality, though somewhat idealized for modeling purposes. It contains several valuable features that have not yet been fully utilized, such as the content descriptions. A potential extension of this work could involve developing a recommender system, employing embeddings such as TF-IDF or BERT to improve recommendation accuracy and relevance.</w:t>
      </w:r>
    </w:p>
    <w:p w14:paraId="1B027D5D" w14:textId="7B957A32" w:rsidR="009303D9" w:rsidRPr="00D97DD7" w:rsidRDefault="009303D9" w:rsidP="00A059B3">
      <w:pPr>
        <w:pStyle w:val="Heading5"/>
      </w:pPr>
    </w:p>
    <w:p w14:paraId="6D15705B" w14:textId="77777777" w:rsidR="009303D9" w:rsidRPr="00D97DD7" w:rsidRDefault="009303D9" w:rsidP="00836367">
      <w:pPr>
        <w:pStyle w:val="references"/>
        <w:numPr>
          <w:ilvl w:val="0"/>
          <w:numId w:val="0"/>
        </w:numPr>
        <w:ind w:start="18pt" w:hanging="18pt"/>
      </w:pPr>
    </w:p>
    <w:p w14:paraId="6A84367C" w14:textId="37D3A856"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p>
    <w:p w14:paraId="6D2B34BF" w14:textId="67815592" w:rsidR="009303D9" w:rsidRPr="00D97DD7" w:rsidRDefault="009303D9" w:rsidP="005B520E"/>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5F54ECB" w14:textId="77777777" w:rsidR="00F4077D" w:rsidRDefault="00F4077D" w:rsidP="001A3B3D">
      <w:r>
        <w:separator/>
      </w:r>
    </w:p>
  </w:endnote>
  <w:endnote w:type="continuationSeparator" w:id="0">
    <w:p w14:paraId="7C55C8AF" w14:textId="77777777" w:rsidR="00F4077D" w:rsidRDefault="00F4077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79A7ABA" w14:textId="77777777" w:rsidR="00F4077D" w:rsidRDefault="00F4077D" w:rsidP="001A3B3D">
      <w:r>
        <w:separator/>
      </w:r>
    </w:p>
  </w:footnote>
  <w:footnote w:type="continuationSeparator" w:id="0">
    <w:p w14:paraId="009F56F7" w14:textId="77777777" w:rsidR="00F4077D" w:rsidRDefault="00F4077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9D31B3F"/>
    <w:multiLevelType w:val="hybridMultilevel"/>
    <w:tmpl w:val="A6F459EA"/>
    <w:lvl w:ilvl="0" w:tplc="E212630A">
      <w:numFmt w:val="bullet"/>
      <w:lvlText w:val="-"/>
      <w:lvlJc w:val="start"/>
      <w:pPr>
        <w:ind w:start="32.40pt" w:hanging="18pt"/>
      </w:pPr>
      <w:rPr>
        <w:rFonts w:ascii="Times New Roman" w:eastAsia="SimSun" w:hAnsi="Times New Roman" w:cs="Times New Roman" w:hint="default"/>
      </w:rPr>
    </w:lvl>
    <w:lvl w:ilvl="1" w:tplc="FFFFFFFF" w:tentative="1">
      <w:start w:val="1"/>
      <w:numFmt w:val="bullet"/>
      <w:lvlText w:val="o"/>
      <w:lvlJc w:val="start"/>
      <w:pPr>
        <w:ind w:start="68.40pt" w:hanging="18pt"/>
      </w:pPr>
      <w:rPr>
        <w:rFonts w:ascii="Courier New" w:hAnsi="Courier New" w:cs="Courier New" w:hint="default"/>
      </w:rPr>
    </w:lvl>
    <w:lvl w:ilvl="2" w:tplc="FFFFFFFF" w:tentative="1">
      <w:start w:val="1"/>
      <w:numFmt w:val="bullet"/>
      <w:lvlText w:val=""/>
      <w:lvlJc w:val="start"/>
      <w:pPr>
        <w:ind w:start="104.40pt" w:hanging="18pt"/>
      </w:pPr>
      <w:rPr>
        <w:rFonts w:ascii="Wingdings" w:hAnsi="Wingdings" w:hint="default"/>
      </w:rPr>
    </w:lvl>
    <w:lvl w:ilvl="3" w:tplc="FFFFFFFF" w:tentative="1">
      <w:start w:val="1"/>
      <w:numFmt w:val="bullet"/>
      <w:lvlText w:val=""/>
      <w:lvlJc w:val="start"/>
      <w:pPr>
        <w:ind w:start="140.40pt" w:hanging="18pt"/>
      </w:pPr>
      <w:rPr>
        <w:rFonts w:ascii="Symbol" w:hAnsi="Symbol" w:hint="default"/>
      </w:rPr>
    </w:lvl>
    <w:lvl w:ilvl="4" w:tplc="FFFFFFFF" w:tentative="1">
      <w:start w:val="1"/>
      <w:numFmt w:val="bullet"/>
      <w:lvlText w:val="o"/>
      <w:lvlJc w:val="start"/>
      <w:pPr>
        <w:ind w:start="176.40pt" w:hanging="18pt"/>
      </w:pPr>
      <w:rPr>
        <w:rFonts w:ascii="Courier New" w:hAnsi="Courier New" w:cs="Courier New" w:hint="default"/>
      </w:rPr>
    </w:lvl>
    <w:lvl w:ilvl="5" w:tplc="FFFFFFFF" w:tentative="1">
      <w:start w:val="1"/>
      <w:numFmt w:val="bullet"/>
      <w:lvlText w:val=""/>
      <w:lvlJc w:val="start"/>
      <w:pPr>
        <w:ind w:start="212.40pt" w:hanging="18pt"/>
      </w:pPr>
      <w:rPr>
        <w:rFonts w:ascii="Wingdings" w:hAnsi="Wingdings" w:hint="default"/>
      </w:rPr>
    </w:lvl>
    <w:lvl w:ilvl="6" w:tplc="FFFFFFFF" w:tentative="1">
      <w:start w:val="1"/>
      <w:numFmt w:val="bullet"/>
      <w:lvlText w:val=""/>
      <w:lvlJc w:val="start"/>
      <w:pPr>
        <w:ind w:start="248.40pt" w:hanging="18pt"/>
      </w:pPr>
      <w:rPr>
        <w:rFonts w:ascii="Symbol" w:hAnsi="Symbol" w:hint="default"/>
      </w:rPr>
    </w:lvl>
    <w:lvl w:ilvl="7" w:tplc="FFFFFFFF" w:tentative="1">
      <w:start w:val="1"/>
      <w:numFmt w:val="bullet"/>
      <w:lvlText w:val="o"/>
      <w:lvlJc w:val="start"/>
      <w:pPr>
        <w:ind w:start="284.40pt" w:hanging="18pt"/>
      </w:pPr>
      <w:rPr>
        <w:rFonts w:ascii="Courier New" w:hAnsi="Courier New" w:cs="Courier New" w:hint="default"/>
      </w:rPr>
    </w:lvl>
    <w:lvl w:ilvl="8" w:tplc="FFFFFFFF" w:tentative="1">
      <w:start w:val="1"/>
      <w:numFmt w:val="bullet"/>
      <w:lvlText w:val=""/>
      <w:lvlJc w:val="start"/>
      <w:pPr>
        <w:ind w:start="320.40pt" w:hanging="18pt"/>
      </w:pPr>
      <w:rPr>
        <w:rFonts w:ascii="Wingdings" w:hAnsi="Wingdings" w:hint="default"/>
      </w:rPr>
    </w:lvl>
  </w:abstractNum>
  <w:abstractNum w:abstractNumId="12" w15:restartNumberingAfterBreak="0">
    <w:nsid w:val="0A4B1BB1"/>
    <w:multiLevelType w:val="hybridMultilevel"/>
    <w:tmpl w:val="5F68873C"/>
    <w:lvl w:ilvl="0" w:tplc="E212630A">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0DF76E62"/>
    <w:multiLevelType w:val="hybridMultilevel"/>
    <w:tmpl w:val="D6F2835A"/>
    <w:lvl w:ilvl="0" w:tplc="E212630A">
      <w:numFmt w:val="bullet"/>
      <w:lvlText w:val="-"/>
      <w:lvlJc w:val="start"/>
      <w:pPr>
        <w:ind w:start="32.40pt" w:hanging="18pt"/>
      </w:pPr>
      <w:rPr>
        <w:rFonts w:ascii="Times New Roman" w:eastAsia="SimSun" w:hAnsi="Times New Roman" w:cs="Times New Roman"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4" w15:restartNumberingAfterBreak="0">
    <w:nsid w:val="11B917AB"/>
    <w:multiLevelType w:val="hybridMultilevel"/>
    <w:tmpl w:val="735CEB5A"/>
    <w:lvl w:ilvl="0" w:tplc="E212630A">
      <w:numFmt w:val="bullet"/>
      <w:lvlText w:val="-"/>
      <w:lvlJc w:val="start"/>
      <w:pPr>
        <w:ind w:start="46.80pt" w:hanging="18pt"/>
      </w:pPr>
      <w:rPr>
        <w:rFonts w:ascii="Times New Roman" w:eastAsia="SimSun" w:hAnsi="Times New Roman" w:cs="Times New Roman"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5" w15:restartNumberingAfterBreak="0">
    <w:nsid w:val="187619F9"/>
    <w:multiLevelType w:val="hybridMultilevel"/>
    <w:tmpl w:val="33A4AA6A"/>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13525EF"/>
    <w:multiLevelType w:val="hybridMultilevel"/>
    <w:tmpl w:val="2FC88FA8"/>
    <w:lvl w:ilvl="0" w:tplc="04090001">
      <w:start w:val="1"/>
      <w:numFmt w:val="bullet"/>
      <w:lvlText w:val=""/>
      <w:lvlJc w:val="start"/>
      <w:pPr>
        <w:ind w:start="36pt" w:hanging="18pt"/>
      </w:pPr>
      <w:rPr>
        <w:rFonts w:ascii="Symbol" w:hAnsi="Symbol"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B8249E9"/>
    <w:multiLevelType w:val="hybridMultilevel"/>
    <w:tmpl w:val="4586A996"/>
    <w:lvl w:ilvl="0" w:tplc="1B9A556A">
      <w:start w:val="3"/>
      <w:numFmt w:val="decimal"/>
      <w:lvlText w:val="%1."/>
      <w:lvlJc w:val="start"/>
      <w:pPr>
        <w:ind w:start="54.90pt" w:hanging="18pt"/>
      </w:pPr>
      <w:rPr>
        <w:rFonts w:hint="default"/>
      </w:rPr>
    </w:lvl>
    <w:lvl w:ilvl="1" w:tplc="04090019" w:tentative="1">
      <w:start w:val="1"/>
      <w:numFmt w:val="lowerLetter"/>
      <w:lvlText w:val="%2."/>
      <w:lvlJc w:val="start"/>
      <w:pPr>
        <w:ind w:start="90.90pt" w:hanging="18pt"/>
      </w:pPr>
    </w:lvl>
    <w:lvl w:ilvl="2" w:tplc="0409001B" w:tentative="1">
      <w:start w:val="1"/>
      <w:numFmt w:val="lowerRoman"/>
      <w:lvlText w:val="%3."/>
      <w:lvlJc w:val="end"/>
      <w:pPr>
        <w:ind w:start="126.90pt" w:hanging="9pt"/>
      </w:pPr>
    </w:lvl>
    <w:lvl w:ilvl="3" w:tplc="0409000F" w:tentative="1">
      <w:start w:val="1"/>
      <w:numFmt w:val="decimal"/>
      <w:lvlText w:val="%4."/>
      <w:lvlJc w:val="start"/>
      <w:pPr>
        <w:ind w:start="162.90pt" w:hanging="18pt"/>
      </w:pPr>
    </w:lvl>
    <w:lvl w:ilvl="4" w:tplc="04090019" w:tentative="1">
      <w:start w:val="1"/>
      <w:numFmt w:val="lowerLetter"/>
      <w:lvlText w:val="%5."/>
      <w:lvlJc w:val="start"/>
      <w:pPr>
        <w:ind w:start="198.90pt" w:hanging="18pt"/>
      </w:pPr>
    </w:lvl>
    <w:lvl w:ilvl="5" w:tplc="0409001B" w:tentative="1">
      <w:start w:val="1"/>
      <w:numFmt w:val="lowerRoman"/>
      <w:lvlText w:val="%6."/>
      <w:lvlJc w:val="end"/>
      <w:pPr>
        <w:ind w:start="234.90pt" w:hanging="9pt"/>
      </w:pPr>
    </w:lvl>
    <w:lvl w:ilvl="6" w:tplc="0409000F" w:tentative="1">
      <w:start w:val="1"/>
      <w:numFmt w:val="decimal"/>
      <w:lvlText w:val="%7."/>
      <w:lvlJc w:val="start"/>
      <w:pPr>
        <w:ind w:start="270.90pt" w:hanging="18pt"/>
      </w:pPr>
    </w:lvl>
    <w:lvl w:ilvl="7" w:tplc="04090019" w:tentative="1">
      <w:start w:val="1"/>
      <w:numFmt w:val="lowerLetter"/>
      <w:lvlText w:val="%8."/>
      <w:lvlJc w:val="start"/>
      <w:pPr>
        <w:ind w:start="306.90pt" w:hanging="18pt"/>
      </w:pPr>
    </w:lvl>
    <w:lvl w:ilvl="8" w:tplc="0409001B" w:tentative="1">
      <w:start w:val="1"/>
      <w:numFmt w:val="lowerRoman"/>
      <w:lvlText w:val="%9."/>
      <w:lvlJc w:val="end"/>
      <w:pPr>
        <w:ind w:start="342.90pt" w:hanging="9pt"/>
      </w:p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9C4786"/>
    <w:multiLevelType w:val="hybridMultilevel"/>
    <w:tmpl w:val="32704DBA"/>
    <w:lvl w:ilvl="0" w:tplc="E212630A">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4" w15:restartNumberingAfterBreak="0">
    <w:nsid w:val="3A6B5A0E"/>
    <w:multiLevelType w:val="hybridMultilevel"/>
    <w:tmpl w:val="1EBEAFFC"/>
    <w:lvl w:ilvl="0" w:tplc="A0B26C4C">
      <w:start w:val="1"/>
      <w:numFmt w:val="decimal"/>
      <w:lvlText w:val="%1."/>
      <w:lvlJc w:val="start"/>
      <w:pPr>
        <w:ind w:start="36.90pt" w:hanging="18pt"/>
      </w:pPr>
      <w:rPr>
        <w:rFonts w:hint="default"/>
      </w:rPr>
    </w:lvl>
    <w:lvl w:ilvl="1" w:tplc="04090019" w:tentative="1">
      <w:start w:val="1"/>
      <w:numFmt w:val="lowerLetter"/>
      <w:lvlText w:val="%2."/>
      <w:lvlJc w:val="start"/>
      <w:pPr>
        <w:ind w:start="72.90pt" w:hanging="18pt"/>
      </w:pPr>
    </w:lvl>
    <w:lvl w:ilvl="2" w:tplc="0409001B" w:tentative="1">
      <w:start w:val="1"/>
      <w:numFmt w:val="lowerRoman"/>
      <w:lvlText w:val="%3."/>
      <w:lvlJc w:val="end"/>
      <w:pPr>
        <w:ind w:start="108.90pt" w:hanging="9pt"/>
      </w:pPr>
    </w:lvl>
    <w:lvl w:ilvl="3" w:tplc="0409000F" w:tentative="1">
      <w:start w:val="1"/>
      <w:numFmt w:val="decimal"/>
      <w:lvlText w:val="%4."/>
      <w:lvlJc w:val="start"/>
      <w:pPr>
        <w:ind w:start="144.90pt" w:hanging="18pt"/>
      </w:pPr>
    </w:lvl>
    <w:lvl w:ilvl="4" w:tplc="04090019" w:tentative="1">
      <w:start w:val="1"/>
      <w:numFmt w:val="lowerLetter"/>
      <w:lvlText w:val="%5."/>
      <w:lvlJc w:val="start"/>
      <w:pPr>
        <w:ind w:start="180.90pt" w:hanging="18pt"/>
      </w:pPr>
    </w:lvl>
    <w:lvl w:ilvl="5" w:tplc="0409001B" w:tentative="1">
      <w:start w:val="1"/>
      <w:numFmt w:val="lowerRoman"/>
      <w:lvlText w:val="%6."/>
      <w:lvlJc w:val="end"/>
      <w:pPr>
        <w:ind w:start="216.90pt" w:hanging="9pt"/>
      </w:pPr>
    </w:lvl>
    <w:lvl w:ilvl="6" w:tplc="0409000F" w:tentative="1">
      <w:start w:val="1"/>
      <w:numFmt w:val="decimal"/>
      <w:lvlText w:val="%7."/>
      <w:lvlJc w:val="start"/>
      <w:pPr>
        <w:ind w:start="252.90pt" w:hanging="18pt"/>
      </w:pPr>
    </w:lvl>
    <w:lvl w:ilvl="7" w:tplc="04090019" w:tentative="1">
      <w:start w:val="1"/>
      <w:numFmt w:val="lowerLetter"/>
      <w:lvlText w:val="%8."/>
      <w:lvlJc w:val="start"/>
      <w:pPr>
        <w:ind w:start="288.90pt" w:hanging="18pt"/>
      </w:pPr>
    </w:lvl>
    <w:lvl w:ilvl="8" w:tplc="0409001B" w:tentative="1">
      <w:start w:val="1"/>
      <w:numFmt w:val="lowerRoman"/>
      <w:lvlText w:val="%9."/>
      <w:lvlJc w:val="end"/>
      <w:pPr>
        <w:ind w:start="324.90pt" w:hanging="9pt"/>
      </w:pPr>
    </w:lvl>
  </w:abstractNum>
  <w:abstractNum w:abstractNumId="25" w15:restartNumberingAfterBreak="0">
    <w:nsid w:val="3C204927"/>
    <w:multiLevelType w:val="hybridMultilevel"/>
    <w:tmpl w:val="57109138"/>
    <w:lvl w:ilvl="0" w:tplc="E212630A">
      <w:numFmt w:val="bullet"/>
      <w:lvlText w:val="-"/>
      <w:lvlJc w:val="start"/>
      <w:pPr>
        <w:ind w:start="54pt" w:hanging="18pt"/>
      </w:pPr>
      <w:rPr>
        <w:rFonts w:ascii="Times New Roman" w:eastAsia="SimSu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6" w15:restartNumberingAfterBreak="0">
    <w:nsid w:val="3F707FB7"/>
    <w:multiLevelType w:val="hybridMultilevel"/>
    <w:tmpl w:val="DA8E1ABA"/>
    <w:lvl w:ilvl="0" w:tplc="E212630A">
      <w:numFmt w:val="bullet"/>
      <w:lvlText w:val="-"/>
      <w:lvlJc w:val="start"/>
      <w:pPr>
        <w:ind w:start="32.40pt" w:hanging="18pt"/>
      </w:pPr>
      <w:rPr>
        <w:rFonts w:ascii="Times New Roman" w:eastAsia="SimSun" w:hAnsi="Times New Roman" w:cs="Times New Roman" w:hint="default"/>
      </w:rPr>
    </w:lvl>
    <w:lvl w:ilvl="1" w:tplc="FFFFFFFF" w:tentative="1">
      <w:start w:val="1"/>
      <w:numFmt w:val="bullet"/>
      <w:lvlText w:val="o"/>
      <w:lvlJc w:val="start"/>
      <w:pPr>
        <w:ind w:start="68.40pt" w:hanging="18pt"/>
      </w:pPr>
      <w:rPr>
        <w:rFonts w:ascii="Courier New" w:hAnsi="Courier New" w:cs="Courier New" w:hint="default"/>
      </w:rPr>
    </w:lvl>
    <w:lvl w:ilvl="2" w:tplc="FFFFFFFF" w:tentative="1">
      <w:start w:val="1"/>
      <w:numFmt w:val="bullet"/>
      <w:lvlText w:val=""/>
      <w:lvlJc w:val="start"/>
      <w:pPr>
        <w:ind w:start="104.40pt" w:hanging="18pt"/>
      </w:pPr>
      <w:rPr>
        <w:rFonts w:ascii="Wingdings" w:hAnsi="Wingdings" w:hint="default"/>
      </w:rPr>
    </w:lvl>
    <w:lvl w:ilvl="3" w:tplc="FFFFFFFF" w:tentative="1">
      <w:start w:val="1"/>
      <w:numFmt w:val="bullet"/>
      <w:lvlText w:val=""/>
      <w:lvlJc w:val="start"/>
      <w:pPr>
        <w:ind w:start="140.40pt" w:hanging="18pt"/>
      </w:pPr>
      <w:rPr>
        <w:rFonts w:ascii="Symbol" w:hAnsi="Symbol" w:hint="default"/>
      </w:rPr>
    </w:lvl>
    <w:lvl w:ilvl="4" w:tplc="FFFFFFFF" w:tentative="1">
      <w:start w:val="1"/>
      <w:numFmt w:val="bullet"/>
      <w:lvlText w:val="o"/>
      <w:lvlJc w:val="start"/>
      <w:pPr>
        <w:ind w:start="176.40pt" w:hanging="18pt"/>
      </w:pPr>
      <w:rPr>
        <w:rFonts w:ascii="Courier New" w:hAnsi="Courier New" w:cs="Courier New" w:hint="default"/>
      </w:rPr>
    </w:lvl>
    <w:lvl w:ilvl="5" w:tplc="FFFFFFFF" w:tentative="1">
      <w:start w:val="1"/>
      <w:numFmt w:val="bullet"/>
      <w:lvlText w:val=""/>
      <w:lvlJc w:val="start"/>
      <w:pPr>
        <w:ind w:start="212.40pt" w:hanging="18pt"/>
      </w:pPr>
      <w:rPr>
        <w:rFonts w:ascii="Wingdings" w:hAnsi="Wingdings" w:hint="default"/>
      </w:rPr>
    </w:lvl>
    <w:lvl w:ilvl="6" w:tplc="FFFFFFFF" w:tentative="1">
      <w:start w:val="1"/>
      <w:numFmt w:val="bullet"/>
      <w:lvlText w:val=""/>
      <w:lvlJc w:val="start"/>
      <w:pPr>
        <w:ind w:start="248.40pt" w:hanging="18pt"/>
      </w:pPr>
      <w:rPr>
        <w:rFonts w:ascii="Symbol" w:hAnsi="Symbol" w:hint="default"/>
      </w:rPr>
    </w:lvl>
    <w:lvl w:ilvl="7" w:tplc="FFFFFFFF" w:tentative="1">
      <w:start w:val="1"/>
      <w:numFmt w:val="bullet"/>
      <w:lvlText w:val="o"/>
      <w:lvlJc w:val="start"/>
      <w:pPr>
        <w:ind w:start="284.40pt" w:hanging="18pt"/>
      </w:pPr>
      <w:rPr>
        <w:rFonts w:ascii="Courier New" w:hAnsi="Courier New" w:cs="Courier New" w:hint="default"/>
      </w:rPr>
    </w:lvl>
    <w:lvl w:ilvl="8" w:tplc="FFFFFFFF" w:tentative="1">
      <w:start w:val="1"/>
      <w:numFmt w:val="bullet"/>
      <w:lvlText w:val=""/>
      <w:lvlJc w:val="start"/>
      <w:pPr>
        <w:ind w:start="320.40pt" w:hanging="18pt"/>
      </w:pPr>
      <w:rPr>
        <w:rFonts w:ascii="Wingdings" w:hAnsi="Wingdings" w:hint="default"/>
      </w:r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1.50pt"/>
        </w:tabs>
        <w:ind w:start="27.9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8" w15:restartNumberingAfterBreak="0">
    <w:nsid w:val="43D20CE3"/>
    <w:multiLevelType w:val="hybridMultilevel"/>
    <w:tmpl w:val="2A2C2DF0"/>
    <w:lvl w:ilvl="0" w:tplc="04090001">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29" w15:restartNumberingAfterBreak="0">
    <w:nsid w:val="451A4768"/>
    <w:multiLevelType w:val="hybridMultilevel"/>
    <w:tmpl w:val="604464A8"/>
    <w:lvl w:ilvl="0" w:tplc="5E3A3A10">
      <w:numFmt w:val="bullet"/>
      <w:lvlText w:val=""/>
      <w:lvlJc w:val="start"/>
      <w:pPr>
        <w:ind w:start="36pt" w:hanging="18pt"/>
      </w:pPr>
      <w:rPr>
        <w:rFonts w:ascii="Symbol" w:eastAsia="Times New Roman" w:hAnsi="Symbol" w:cs="Times New Roman"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4AFF550F"/>
    <w:multiLevelType w:val="hybridMultilevel"/>
    <w:tmpl w:val="B400EA8E"/>
    <w:lvl w:ilvl="0" w:tplc="0409000F">
      <w:start w:val="1"/>
      <w:numFmt w:val="decimal"/>
      <w:lvlText w:val="%1."/>
      <w:lvlJc w:val="start"/>
      <w:pPr>
        <w:ind w:start="36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2" w15:restartNumberingAfterBreak="0">
    <w:nsid w:val="4B361422"/>
    <w:multiLevelType w:val="hybridMultilevel"/>
    <w:tmpl w:val="FB2433F0"/>
    <w:lvl w:ilvl="0" w:tplc="E212630A">
      <w:numFmt w:val="bullet"/>
      <w:lvlText w:val="-"/>
      <w:lvlJc w:val="start"/>
      <w:pPr>
        <w:ind w:start="54pt" w:hanging="18pt"/>
      </w:pPr>
      <w:rPr>
        <w:rFonts w:ascii="Times New Roman" w:eastAsia="SimSu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33" w15:restartNumberingAfterBreak="0">
    <w:nsid w:val="4EA83740"/>
    <w:multiLevelType w:val="hybridMultilevel"/>
    <w:tmpl w:val="3BEC403C"/>
    <w:lvl w:ilvl="0" w:tplc="0409000F">
      <w:start w:val="1"/>
      <w:numFmt w:val="decimal"/>
      <w:lvlText w:val="%1."/>
      <w:lvlJc w:val="start"/>
      <w:pPr>
        <w:ind w:start="36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4" w15:restartNumberingAfterBreak="0">
    <w:nsid w:val="50C85E88"/>
    <w:multiLevelType w:val="hybridMultilevel"/>
    <w:tmpl w:val="C922BCF6"/>
    <w:lvl w:ilvl="0" w:tplc="E212630A">
      <w:numFmt w:val="bullet"/>
      <w:lvlText w:val="-"/>
      <w:lvlJc w:val="start"/>
      <w:pPr>
        <w:ind w:start="36pt" w:hanging="18pt"/>
      </w:pPr>
      <w:rPr>
        <w:rFonts w:ascii="Times New Roman" w:eastAsia="SimSun" w:hAnsi="Times New Roman" w:cs="Times New Roman"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6" w15:restartNumberingAfterBreak="0">
    <w:nsid w:val="53227858"/>
    <w:multiLevelType w:val="hybridMultilevel"/>
    <w:tmpl w:val="95186850"/>
    <w:lvl w:ilvl="0" w:tplc="E212630A">
      <w:numFmt w:val="bullet"/>
      <w:lvlText w:val="-"/>
      <w:lvlJc w:val="start"/>
      <w:pPr>
        <w:ind w:start="36pt" w:hanging="18pt"/>
      </w:pPr>
      <w:rPr>
        <w:rFonts w:ascii="Times New Roman" w:eastAsia="SimSun" w:hAnsi="Times New Roman" w:cs="Times New Roman"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7" w15:restartNumberingAfterBreak="0">
    <w:nsid w:val="5B273C0A"/>
    <w:multiLevelType w:val="hybridMultilevel"/>
    <w:tmpl w:val="FDD6ABCE"/>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8" w15:restartNumberingAfterBreak="0">
    <w:nsid w:val="6169364F"/>
    <w:multiLevelType w:val="hybridMultilevel"/>
    <w:tmpl w:val="DF0A3CBC"/>
    <w:lvl w:ilvl="0" w:tplc="E212630A">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9" w15:restartNumberingAfterBreak="0">
    <w:nsid w:val="63190680"/>
    <w:multiLevelType w:val="hybridMultilevel"/>
    <w:tmpl w:val="FDA6727A"/>
    <w:lvl w:ilvl="0" w:tplc="5E3A3A10">
      <w:numFmt w:val="bullet"/>
      <w:lvlText w:val=""/>
      <w:lvlJc w:val="start"/>
      <w:pPr>
        <w:ind w:start="32.40pt" w:hanging="18pt"/>
      </w:pPr>
      <w:rPr>
        <w:rFonts w:ascii="Symbol" w:eastAsia="Times New Roman" w:hAnsi="Symbol" w:cs="Times New Roman"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40" w15:restartNumberingAfterBreak="0">
    <w:nsid w:val="670F774B"/>
    <w:multiLevelType w:val="hybridMultilevel"/>
    <w:tmpl w:val="B1545196"/>
    <w:lvl w:ilvl="0" w:tplc="E212630A">
      <w:numFmt w:val="bullet"/>
      <w:lvlText w:val="-"/>
      <w:lvlJc w:val="start"/>
      <w:pPr>
        <w:ind w:start="54pt" w:hanging="18pt"/>
      </w:pPr>
      <w:rPr>
        <w:rFonts w:ascii="Times New Roman" w:eastAsia="SimSu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4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3" w15:restartNumberingAfterBreak="0">
    <w:nsid w:val="7B12420C"/>
    <w:multiLevelType w:val="hybridMultilevel"/>
    <w:tmpl w:val="3EC6828A"/>
    <w:lvl w:ilvl="0" w:tplc="3BAEF060">
      <w:start w:val="1"/>
      <w:numFmt w:val="decimal"/>
      <w:lvlText w:val="%1."/>
      <w:lvlJc w:val="start"/>
      <w:pPr>
        <w:ind w:start="36.90pt" w:hanging="18pt"/>
      </w:pPr>
      <w:rPr>
        <w:rFonts w:hint="default"/>
      </w:rPr>
    </w:lvl>
    <w:lvl w:ilvl="1" w:tplc="04090019" w:tentative="1">
      <w:start w:val="1"/>
      <w:numFmt w:val="lowerLetter"/>
      <w:lvlText w:val="%2."/>
      <w:lvlJc w:val="start"/>
      <w:pPr>
        <w:ind w:start="72.90pt" w:hanging="18pt"/>
      </w:pPr>
    </w:lvl>
    <w:lvl w:ilvl="2" w:tplc="0409001B" w:tentative="1">
      <w:start w:val="1"/>
      <w:numFmt w:val="lowerRoman"/>
      <w:lvlText w:val="%3."/>
      <w:lvlJc w:val="end"/>
      <w:pPr>
        <w:ind w:start="108.90pt" w:hanging="9pt"/>
      </w:pPr>
    </w:lvl>
    <w:lvl w:ilvl="3" w:tplc="0409000F" w:tentative="1">
      <w:start w:val="1"/>
      <w:numFmt w:val="decimal"/>
      <w:lvlText w:val="%4."/>
      <w:lvlJc w:val="start"/>
      <w:pPr>
        <w:ind w:start="144.90pt" w:hanging="18pt"/>
      </w:pPr>
    </w:lvl>
    <w:lvl w:ilvl="4" w:tplc="04090019" w:tentative="1">
      <w:start w:val="1"/>
      <w:numFmt w:val="lowerLetter"/>
      <w:lvlText w:val="%5."/>
      <w:lvlJc w:val="start"/>
      <w:pPr>
        <w:ind w:start="180.90pt" w:hanging="18pt"/>
      </w:pPr>
    </w:lvl>
    <w:lvl w:ilvl="5" w:tplc="0409001B" w:tentative="1">
      <w:start w:val="1"/>
      <w:numFmt w:val="lowerRoman"/>
      <w:lvlText w:val="%6."/>
      <w:lvlJc w:val="end"/>
      <w:pPr>
        <w:ind w:start="216.90pt" w:hanging="9pt"/>
      </w:pPr>
    </w:lvl>
    <w:lvl w:ilvl="6" w:tplc="0409000F" w:tentative="1">
      <w:start w:val="1"/>
      <w:numFmt w:val="decimal"/>
      <w:lvlText w:val="%7."/>
      <w:lvlJc w:val="start"/>
      <w:pPr>
        <w:ind w:start="252.90pt" w:hanging="18pt"/>
      </w:pPr>
    </w:lvl>
    <w:lvl w:ilvl="7" w:tplc="04090019" w:tentative="1">
      <w:start w:val="1"/>
      <w:numFmt w:val="lowerLetter"/>
      <w:lvlText w:val="%8."/>
      <w:lvlJc w:val="start"/>
      <w:pPr>
        <w:ind w:start="288.90pt" w:hanging="18pt"/>
      </w:pPr>
    </w:lvl>
    <w:lvl w:ilvl="8" w:tplc="0409001B" w:tentative="1">
      <w:start w:val="1"/>
      <w:numFmt w:val="lowerRoman"/>
      <w:lvlText w:val="%9."/>
      <w:lvlJc w:val="end"/>
      <w:pPr>
        <w:ind w:start="324.90pt" w:hanging="9pt"/>
      </w:pPr>
    </w:lvl>
  </w:abstractNum>
  <w:abstractNum w:abstractNumId="44" w15:restartNumberingAfterBreak="0">
    <w:nsid w:val="7D93389A"/>
    <w:multiLevelType w:val="hybridMultilevel"/>
    <w:tmpl w:val="3C4A53E2"/>
    <w:lvl w:ilvl="0" w:tplc="E212630A">
      <w:numFmt w:val="bullet"/>
      <w:lvlText w:val="-"/>
      <w:lvlJc w:val="start"/>
      <w:pPr>
        <w:ind w:start="72pt" w:hanging="18pt"/>
      </w:pPr>
      <w:rPr>
        <w:rFonts w:ascii="Times New Roman" w:eastAsia="SimSun" w:hAnsi="Times New Roman" w:cs="Times New Roman"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num w:numId="1" w16cid:durableId="1900745095">
    <w:abstractNumId w:val="21"/>
  </w:num>
  <w:num w:numId="2" w16cid:durableId="870191183">
    <w:abstractNumId w:val="41"/>
  </w:num>
  <w:num w:numId="3" w16cid:durableId="733432023">
    <w:abstractNumId w:val="19"/>
  </w:num>
  <w:num w:numId="4" w16cid:durableId="628979729">
    <w:abstractNumId w:val="27"/>
  </w:num>
  <w:num w:numId="5" w16cid:durableId="1602950575">
    <w:abstractNumId w:val="27"/>
  </w:num>
  <w:num w:numId="6" w16cid:durableId="296227737">
    <w:abstractNumId w:val="27"/>
  </w:num>
  <w:num w:numId="7" w16cid:durableId="124008371">
    <w:abstractNumId w:val="27"/>
  </w:num>
  <w:num w:numId="8" w16cid:durableId="165175999">
    <w:abstractNumId w:val="35"/>
  </w:num>
  <w:num w:numId="9" w16cid:durableId="1442727098">
    <w:abstractNumId w:val="42"/>
  </w:num>
  <w:num w:numId="10" w16cid:durableId="493758853">
    <w:abstractNumId w:val="23"/>
  </w:num>
  <w:num w:numId="11" w16cid:durableId="2142922984">
    <w:abstractNumId w:val="17"/>
  </w:num>
  <w:num w:numId="12" w16cid:durableId="1447892186">
    <w:abstractNumId w:val="16"/>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30"/>
  </w:num>
  <w:num w:numId="25" w16cid:durableId="943611235">
    <w:abstractNumId w:val="13"/>
  </w:num>
  <w:num w:numId="26" w16cid:durableId="400980166">
    <w:abstractNumId w:val="14"/>
  </w:num>
  <w:num w:numId="27" w16cid:durableId="34044099">
    <w:abstractNumId w:val="39"/>
  </w:num>
  <w:num w:numId="28" w16cid:durableId="1661344365">
    <w:abstractNumId w:val="37"/>
  </w:num>
  <w:num w:numId="29" w16cid:durableId="561528113">
    <w:abstractNumId w:val="29"/>
  </w:num>
  <w:num w:numId="30" w16cid:durableId="1277325358">
    <w:abstractNumId w:val="40"/>
  </w:num>
  <w:num w:numId="31" w16cid:durableId="1257788620">
    <w:abstractNumId w:val="33"/>
  </w:num>
  <w:num w:numId="32" w16cid:durableId="15733757">
    <w:abstractNumId w:val="18"/>
  </w:num>
  <w:num w:numId="33" w16cid:durableId="1218325061">
    <w:abstractNumId w:val="34"/>
  </w:num>
  <w:num w:numId="34" w16cid:durableId="2065522409">
    <w:abstractNumId w:val="31"/>
  </w:num>
  <w:num w:numId="35" w16cid:durableId="366759599">
    <w:abstractNumId w:val="36"/>
  </w:num>
  <w:num w:numId="36" w16cid:durableId="839975850">
    <w:abstractNumId w:val="32"/>
  </w:num>
  <w:num w:numId="37" w16cid:durableId="1909724380">
    <w:abstractNumId w:val="26"/>
  </w:num>
  <w:num w:numId="38" w16cid:durableId="431246103">
    <w:abstractNumId w:val="44"/>
  </w:num>
  <w:num w:numId="39" w16cid:durableId="1485853696">
    <w:abstractNumId w:val="22"/>
  </w:num>
  <w:num w:numId="40" w16cid:durableId="1691297826">
    <w:abstractNumId w:val="24"/>
  </w:num>
  <w:num w:numId="41" w16cid:durableId="721566193">
    <w:abstractNumId w:val="43"/>
  </w:num>
  <w:num w:numId="42" w16cid:durableId="684478822">
    <w:abstractNumId w:val="20"/>
  </w:num>
  <w:num w:numId="43" w16cid:durableId="257180946">
    <w:abstractNumId w:val="15"/>
  </w:num>
  <w:num w:numId="44" w16cid:durableId="2022703896">
    <w:abstractNumId w:val="11"/>
  </w:num>
  <w:num w:numId="45" w16cid:durableId="618950848">
    <w:abstractNumId w:val="25"/>
  </w:num>
  <w:num w:numId="46" w16cid:durableId="794979677">
    <w:abstractNumId w:val="38"/>
  </w:num>
  <w:num w:numId="47" w16cid:durableId="576591416">
    <w:abstractNumId w:val="28"/>
  </w:num>
  <w:num w:numId="48" w16cid:durableId="292030103">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371AE"/>
    <w:rsid w:val="0004781E"/>
    <w:rsid w:val="000572E1"/>
    <w:rsid w:val="0008495A"/>
    <w:rsid w:val="0008758A"/>
    <w:rsid w:val="000B0EE3"/>
    <w:rsid w:val="000B22DC"/>
    <w:rsid w:val="000B7CF6"/>
    <w:rsid w:val="000C1E68"/>
    <w:rsid w:val="000E47FB"/>
    <w:rsid w:val="000E6C32"/>
    <w:rsid w:val="0010267B"/>
    <w:rsid w:val="00104EA5"/>
    <w:rsid w:val="00130947"/>
    <w:rsid w:val="001521C9"/>
    <w:rsid w:val="0015499D"/>
    <w:rsid w:val="001776E4"/>
    <w:rsid w:val="00186BDC"/>
    <w:rsid w:val="001A2EFD"/>
    <w:rsid w:val="001A3B3D"/>
    <w:rsid w:val="001B2121"/>
    <w:rsid w:val="001B67DC"/>
    <w:rsid w:val="001C55BE"/>
    <w:rsid w:val="001D1BA8"/>
    <w:rsid w:val="001D3E36"/>
    <w:rsid w:val="00200B83"/>
    <w:rsid w:val="002011D4"/>
    <w:rsid w:val="00215ADC"/>
    <w:rsid w:val="002254A9"/>
    <w:rsid w:val="00233D97"/>
    <w:rsid w:val="002347A2"/>
    <w:rsid w:val="0023739F"/>
    <w:rsid w:val="002850E3"/>
    <w:rsid w:val="00287EEB"/>
    <w:rsid w:val="002A70CB"/>
    <w:rsid w:val="002B2EED"/>
    <w:rsid w:val="002D533C"/>
    <w:rsid w:val="002E1971"/>
    <w:rsid w:val="00321732"/>
    <w:rsid w:val="00326BD3"/>
    <w:rsid w:val="00337415"/>
    <w:rsid w:val="00354FCF"/>
    <w:rsid w:val="003638C2"/>
    <w:rsid w:val="00366F43"/>
    <w:rsid w:val="003A0E8D"/>
    <w:rsid w:val="003A19E2"/>
    <w:rsid w:val="003B2B40"/>
    <w:rsid w:val="003B4E04"/>
    <w:rsid w:val="003E60C8"/>
    <w:rsid w:val="003F5A08"/>
    <w:rsid w:val="00420716"/>
    <w:rsid w:val="004325FB"/>
    <w:rsid w:val="00435314"/>
    <w:rsid w:val="00436B82"/>
    <w:rsid w:val="004432BA"/>
    <w:rsid w:val="0044407E"/>
    <w:rsid w:val="00447BB9"/>
    <w:rsid w:val="0046031D"/>
    <w:rsid w:val="00471EF5"/>
    <w:rsid w:val="00473AC9"/>
    <w:rsid w:val="004945C4"/>
    <w:rsid w:val="004A098D"/>
    <w:rsid w:val="004C6AEC"/>
    <w:rsid w:val="004D44F2"/>
    <w:rsid w:val="004D6F37"/>
    <w:rsid w:val="004D72B5"/>
    <w:rsid w:val="005002C0"/>
    <w:rsid w:val="0050162F"/>
    <w:rsid w:val="00536C22"/>
    <w:rsid w:val="00551B7F"/>
    <w:rsid w:val="005558F3"/>
    <w:rsid w:val="0056610F"/>
    <w:rsid w:val="00575BCA"/>
    <w:rsid w:val="00575BD1"/>
    <w:rsid w:val="005B0344"/>
    <w:rsid w:val="005B4413"/>
    <w:rsid w:val="005B520E"/>
    <w:rsid w:val="005C5C8B"/>
    <w:rsid w:val="005E2800"/>
    <w:rsid w:val="0060578A"/>
    <w:rsid w:val="00605825"/>
    <w:rsid w:val="00613A39"/>
    <w:rsid w:val="00645D22"/>
    <w:rsid w:val="00651A08"/>
    <w:rsid w:val="00654204"/>
    <w:rsid w:val="00656D6C"/>
    <w:rsid w:val="00667230"/>
    <w:rsid w:val="00667A7E"/>
    <w:rsid w:val="00670434"/>
    <w:rsid w:val="0069687D"/>
    <w:rsid w:val="006B164D"/>
    <w:rsid w:val="006B6B66"/>
    <w:rsid w:val="006F23B1"/>
    <w:rsid w:val="006F6D3D"/>
    <w:rsid w:val="00706987"/>
    <w:rsid w:val="00715BEA"/>
    <w:rsid w:val="00740EEA"/>
    <w:rsid w:val="00744861"/>
    <w:rsid w:val="00750F54"/>
    <w:rsid w:val="00777DC5"/>
    <w:rsid w:val="007912BB"/>
    <w:rsid w:val="00794804"/>
    <w:rsid w:val="007948FC"/>
    <w:rsid w:val="007B33F1"/>
    <w:rsid w:val="007B6DDA"/>
    <w:rsid w:val="007C0308"/>
    <w:rsid w:val="007C2FF2"/>
    <w:rsid w:val="007C5131"/>
    <w:rsid w:val="007D6232"/>
    <w:rsid w:val="007F1F99"/>
    <w:rsid w:val="007F768F"/>
    <w:rsid w:val="00803853"/>
    <w:rsid w:val="00807382"/>
    <w:rsid w:val="0080791D"/>
    <w:rsid w:val="008170D6"/>
    <w:rsid w:val="00823EE7"/>
    <w:rsid w:val="00836367"/>
    <w:rsid w:val="00873603"/>
    <w:rsid w:val="008A2C7D"/>
    <w:rsid w:val="008B2902"/>
    <w:rsid w:val="008B333F"/>
    <w:rsid w:val="008B637D"/>
    <w:rsid w:val="008B6524"/>
    <w:rsid w:val="008C4B23"/>
    <w:rsid w:val="008F6E2C"/>
    <w:rsid w:val="0092081E"/>
    <w:rsid w:val="009303D9"/>
    <w:rsid w:val="00933C64"/>
    <w:rsid w:val="0095043E"/>
    <w:rsid w:val="00972203"/>
    <w:rsid w:val="00993F5D"/>
    <w:rsid w:val="009A3E75"/>
    <w:rsid w:val="009B1CCC"/>
    <w:rsid w:val="009F1D79"/>
    <w:rsid w:val="009F68D2"/>
    <w:rsid w:val="009F7958"/>
    <w:rsid w:val="00A059B3"/>
    <w:rsid w:val="00A13B7B"/>
    <w:rsid w:val="00A14409"/>
    <w:rsid w:val="00A206BD"/>
    <w:rsid w:val="00A468FE"/>
    <w:rsid w:val="00A62444"/>
    <w:rsid w:val="00A71C34"/>
    <w:rsid w:val="00A754C4"/>
    <w:rsid w:val="00A83C5B"/>
    <w:rsid w:val="00AE3409"/>
    <w:rsid w:val="00B0290A"/>
    <w:rsid w:val="00B10A14"/>
    <w:rsid w:val="00B11A60"/>
    <w:rsid w:val="00B13315"/>
    <w:rsid w:val="00B22613"/>
    <w:rsid w:val="00B272CE"/>
    <w:rsid w:val="00B445DA"/>
    <w:rsid w:val="00B44A76"/>
    <w:rsid w:val="00B6733E"/>
    <w:rsid w:val="00B768D1"/>
    <w:rsid w:val="00BA1025"/>
    <w:rsid w:val="00BA5E12"/>
    <w:rsid w:val="00BA70AC"/>
    <w:rsid w:val="00BC3420"/>
    <w:rsid w:val="00BC6AC6"/>
    <w:rsid w:val="00BD670B"/>
    <w:rsid w:val="00BE7D3C"/>
    <w:rsid w:val="00BF5FF6"/>
    <w:rsid w:val="00BF7B0B"/>
    <w:rsid w:val="00C0207F"/>
    <w:rsid w:val="00C04794"/>
    <w:rsid w:val="00C10EEC"/>
    <w:rsid w:val="00C16117"/>
    <w:rsid w:val="00C17148"/>
    <w:rsid w:val="00C234BB"/>
    <w:rsid w:val="00C3075A"/>
    <w:rsid w:val="00C4076F"/>
    <w:rsid w:val="00C919A4"/>
    <w:rsid w:val="00C91E0D"/>
    <w:rsid w:val="00CA1218"/>
    <w:rsid w:val="00CA4392"/>
    <w:rsid w:val="00CC393F"/>
    <w:rsid w:val="00CD2C9C"/>
    <w:rsid w:val="00D03374"/>
    <w:rsid w:val="00D04F6A"/>
    <w:rsid w:val="00D2176E"/>
    <w:rsid w:val="00D32DB9"/>
    <w:rsid w:val="00D416C3"/>
    <w:rsid w:val="00D632BE"/>
    <w:rsid w:val="00D72BD6"/>
    <w:rsid w:val="00D72D06"/>
    <w:rsid w:val="00D7522C"/>
    <w:rsid w:val="00D7536F"/>
    <w:rsid w:val="00D76668"/>
    <w:rsid w:val="00D97DD7"/>
    <w:rsid w:val="00DD1BE8"/>
    <w:rsid w:val="00DD1C6A"/>
    <w:rsid w:val="00DE1E59"/>
    <w:rsid w:val="00E07383"/>
    <w:rsid w:val="00E165BC"/>
    <w:rsid w:val="00E41681"/>
    <w:rsid w:val="00E61E12"/>
    <w:rsid w:val="00E7596C"/>
    <w:rsid w:val="00E774E2"/>
    <w:rsid w:val="00E878F2"/>
    <w:rsid w:val="00EA7421"/>
    <w:rsid w:val="00ED0149"/>
    <w:rsid w:val="00ED1CE6"/>
    <w:rsid w:val="00ED7705"/>
    <w:rsid w:val="00EF7DE3"/>
    <w:rsid w:val="00F03103"/>
    <w:rsid w:val="00F131AF"/>
    <w:rsid w:val="00F271DE"/>
    <w:rsid w:val="00F34E4B"/>
    <w:rsid w:val="00F4077D"/>
    <w:rsid w:val="00F4760D"/>
    <w:rsid w:val="00F627DA"/>
    <w:rsid w:val="00F67176"/>
    <w:rsid w:val="00F7288F"/>
    <w:rsid w:val="00F7358B"/>
    <w:rsid w:val="00F76F1D"/>
    <w:rsid w:val="00F77829"/>
    <w:rsid w:val="00F84081"/>
    <w:rsid w:val="00F847A6"/>
    <w:rsid w:val="00F848FB"/>
    <w:rsid w:val="00F9441B"/>
    <w:rsid w:val="00F9699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31.50pt"/>
        <w:tab w:val="num" w:pos="14.40pt"/>
        <w:tab w:val="num" w:pos="22.50pt"/>
      </w:tabs>
      <w:spacing w:before="6pt" w:after="3pt"/>
      <w:ind w:start="18.9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706987"/>
    <w:rPr>
      <w:sz w:val="24"/>
      <w:szCs w:val="24"/>
    </w:rPr>
  </w:style>
  <w:style w:type="character" w:styleId="Hyperlink">
    <w:name w:val="Hyperlink"/>
    <w:basedOn w:val="DefaultParagraphFont"/>
    <w:rsid w:val="00186BDC"/>
    <w:rPr>
      <w:color w:val="0563C1" w:themeColor="hyperlink"/>
      <w:u w:val="single"/>
    </w:rPr>
  </w:style>
  <w:style w:type="character" w:styleId="UnresolvedMention">
    <w:name w:val="Unresolved Mention"/>
    <w:basedOn w:val="DefaultParagraphFont"/>
    <w:uiPriority w:val="99"/>
    <w:semiHidden/>
    <w:unhideWhenUsed/>
    <w:rsid w:val="00186BDC"/>
    <w:rPr>
      <w:color w:val="605E5C"/>
      <w:shd w:val="clear" w:color="auto" w:fill="E1DFDD"/>
    </w:rPr>
  </w:style>
  <w:style w:type="table" w:styleId="TableGrid">
    <w:name w:val="Table Grid"/>
    <w:basedOn w:val="TableNormal"/>
    <w:rsid w:val="00BC6AC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B0290A"/>
    <w:rPr>
      <w:rFonts w:ascii="Courier New" w:eastAsia="Times New Roman" w:hAnsi="Courier New" w:cs="Courier New"/>
      <w:sz w:val="20"/>
      <w:szCs w:val="20"/>
    </w:rPr>
  </w:style>
  <w:style w:type="paragraph" w:styleId="ListParagraph">
    <w:name w:val="List Paragraph"/>
    <w:basedOn w:val="Normal"/>
    <w:uiPriority w:val="34"/>
    <w:qFormat/>
    <w:rsid w:val="00B0290A"/>
    <w:pPr>
      <w:ind w:start="36pt"/>
      <w:contextualSpacing/>
    </w:pPr>
  </w:style>
  <w:style w:type="character" w:styleId="Strong">
    <w:name w:val="Strong"/>
    <w:basedOn w:val="DefaultParagraphFont"/>
    <w:uiPriority w:val="22"/>
    <w:qFormat/>
    <w:rsid w:val="002B2EED"/>
    <w:rPr>
      <w:b/>
      <w:bCs/>
    </w:rPr>
  </w:style>
  <w:style w:type="character" w:styleId="Emphasis">
    <w:name w:val="Emphasis"/>
    <w:basedOn w:val="DefaultParagraphFont"/>
    <w:uiPriority w:val="20"/>
    <w:qFormat/>
    <w:rsid w:val="002B2EED"/>
    <w:rPr>
      <w:i/>
      <w:iCs/>
    </w:rPr>
  </w:style>
  <w:style w:type="table" w:styleId="TableGridLight">
    <w:name w:val="Grid Table Light"/>
    <w:basedOn w:val="TableNormal"/>
    <w:uiPriority w:val="40"/>
    <w:rsid w:val="002B2EED"/>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329909">
      <w:bodyDiv w:val="1"/>
      <w:marLeft w:val="0pt"/>
      <w:marRight w:val="0pt"/>
      <w:marTop w:val="0pt"/>
      <w:marBottom w:val="0pt"/>
      <w:divBdr>
        <w:top w:val="none" w:sz="0" w:space="0" w:color="auto"/>
        <w:left w:val="none" w:sz="0" w:space="0" w:color="auto"/>
        <w:bottom w:val="none" w:sz="0" w:space="0" w:color="auto"/>
        <w:right w:val="none" w:sz="0" w:space="0" w:color="auto"/>
      </w:divBdr>
    </w:div>
    <w:div w:id="209734423">
      <w:bodyDiv w:val="1"/>
      <w:marLeft w:val="0pt"/>
      <w:marRight w:val="0pt"/>
      <w:marTop w:val="0pt"/>
      <w:marBottom w:val="0pt"/>
      <w:divBdr>
        <w:top w:val="none" w:sz="0" w:space="0" w:color="auto"/>
        <w:left w:val="none" w:sz="0" w:space="0" w:color="auto"/>
        <w:bottom w:val="none" w:sz="0" w:space="0" w:color="auto"/>
        <w:right w:val="none" w:sz="0" w:space="0" w:color="auto"/>
      </w:divBdr>
    </w:div>
    <w:div w:id="226183382">
      <w:bodyDiv w:val="1"/>
      <w:marLeft w:val="0pt"/>
      <w:marRight w:val="0pt"/>
      <w:marTop w:val="0pt"/>
      <w:marBottom w:val="0pt"/>
      <w:divBdr>
        <w:top w:val="none" w:sz="0" w:space="0" w:color="auto"/>
        <w:left w:val="none" w:sz="0" w:space="0" w:color="auto"/>
        <w:bottom w:val="none" w:sz="0" w:space="0" w:color="auto"/>
        <w:right w:val="none" w:sz="0" w:space="0" w:color="auto"/>
      </w:divBdr>
    </w:div>
    <w:div w:id="288435270">
      <w:bodyDiv w:val="1"/>
      <w:marLeft w:val="0pt"/>
      <w:marRight w:val="0pt"/>
      <w:marTop w:val="0pt"/>
      <w:marBottom w:val="0pt"/>
      <w:divBdr>
        <w:top w:val="none" w:sz="0" w:space="0" w:color="auto"/>
        <w:left w:val="none" w:sz="0" w:space="0" w:color="auto"/>
        <w:bottom w:val="none" w:sz="0" w:space="0" w:color="auto"/>
        <w:right w:val="none" w:sz="0" w:space="0" w:color="auto"/>
      </w:divBdr>
    </w:div>
    <w:div w:id="665129056">
      <w:bodyDiv w:val="1"/>
      <w:marLeft w:val="0pt"/>
      <w:marRight w:val="0pt"/>
      <w:marTop w:val="0pt"/>
      <w:marBottom w:val="0pt"/>
      <w:divBdr>
        <w:top w:val="none" w:sz="0" w:space="0" w:color="auto"/>
        <w:left w:val="none" w:sz="0" w:space="0" w:color="auto"/>
        <w:bottom w:val="none" w:sz="0" w:space="0" w:color="auto"/>
        <w:right w:val="none" w:sz="0" w:space="0" w:color="auto"/>
      </w:divBdr>
    </w:div>
    <w:div w:id="676613408">
      <w:bodyDiv w:val="1"/>
      <w:marLeft w:val="0pt"/>
      <w:marRight w:val="0pt"/>
      <w:marTop w:val="0pt"/>
      <w:marBottom w:val="0pt"/>
      <w:divBdr>
        <w:top w:val="none" w:sz="0" w:space="0" w:color="auto"/>
        <w:left w:val="none" w:sz="0" w:space="0" w:color="auto"/>
        <w:bottom w:val="none" w:sz="0" w:space="0" w:color="auto"/>
        <w:right w:val="none" w:sz="0" w:space="0" w:color="auto"/>
      </w:divBdr>
    </w:div>
    <w:div w:id="761729694">
      <w:bodyDiv w:val="1"/>
      <w:marLeft w:val="0pt"/>
      <w:marRight w:val="0pt"/>
      <w:marTop w:val="0pt"/>
      <w:marBottom w:val="0pt"/>
      <w:divBdr>
        <w:top w:val="none" w:sz="0" w:space="0" w:color="auto"/>
        <w:left w:val="none" w:sz="0" w:space="0" w:color="auto"/>
        <w:bottom w:val="none" w:sz="0" w:space="0" w:color="auto"/>
        <w:right w:val="none" w:sz="0" w:space="0" w:color="auto"/>
      </w:divBdr>
    </w:div>
    <w:div w:id="840046520">
      <w:bodyDiv w:val="1"/>
      <w:marLeft w:val="0pt"/>
      <w:marRight w:val="0pt"/>
      <w:marTop w:val="0pt"/>
      <w:marBottom w:val="0pt"/>
      <w:divBdr>
        <w:top w:val="none" w:sz="0" w:space="0" w:color="auto"/>
        <w:left w:val="none" w:sz="0" w:space="0" w:color="auto"/>
        <w:bottom w:val="none" w:sz="0" w:space="0" w:color="auto"/>
        <w:right w:val="none" w:sz="0" w:space="0" w:color="auto"/>
      </w:divBdr>
    </w:div>
    <w:div w:id="1067800252">
      <w:bodyDiv w:val="1"/>
      <w:marLeft w:val="0pt"/>
      <w:marRight w:val="0pt"/>
      <w:marTop w:val="0pt"/>
      <w:marBottom w:val="0pt"/>
      <w:divBdr>
        <w:top w:val="none" w:sz="0" w:space="0" w:color="auto"/>
        <w:left w:val="none" w:sz="0" w:space="0" w:color="auto"/>
        <w:bottom w:val="none" w:sz="0" w:space="0" w:color="auto"/>
        <w:right w:val="none" w:sz="0" w:space="0" w:color="auto"/>
      </w:divBdr>
    </w:div>
    <w:div w:id="1207064386">
      <w:bodyDiv w:val="1"/>
      <w:marLeft w:val="0pt"/>
      <w:marRight w:val="0pt"/>
      <w:marTop w:val="0pt"/>
      <w:marBottom w:val="0pt"/>
      <w:divBdr>
        <w:top w:val="none" w:sz="0" w:space="0" w:color="auto"/>
        <w:left w:val="none" w:sz="0" w:space="0" w:color="auto"/>
        <w:bottom w:val="none" w:sz="0" w:space="0" w:color="auto"/>
        <w:right w:val="none" w:sz="0" w:space="0" w:color="auto"/>
      </w:divBdr>
    </w:div>
    <w:div w:id="1336886277">
      <w:bodyDiv w:val="1"/>
      <w:marLeft w:val="0pt"/>
      <w:marRight w:val="0pt"/>
      <w:marTop w:val="0pt"/>
      <w:marBottom w:val="0pt"/>
      <w:divBdr>
        <w:top w:val="none" w:sz="0" w:space="0" w:color="auto"/>
        <w:left w:val="none" w:sz="0" w:space="0" w:color="auto"/>
        <w:bottom w:val="none" w:sz="0" w:space="0" w:color="auto"/>
        <w:right w:val="none" w:sz="0" w:space="0" w:color="auto"/>
      </w:divBdr>
    </w:div>
    <w:div w:id="1392117231">
      <w:bodyDiv w:val="1"/>
      <w:marLeft w:val="0pt"/>
      <w:marRight w:val="0pt"/>
      <w:marTop w:val="0pt"/>
      <w:marBottom w:val="0pt"/>
      <w:divBdr>
        <w:top w:val="none" w:sz="0" w:space="0" w:color="auto"/>
        <w:left w:val="none" w:sz="0" w:space="0" w:color="auto"/>
        <w:bottom w:val="none" w:sz="0" w:space="0" w:color="auto"/>
        <w:right w:val="none" w:sz="0" w:space="0" w:color="auto"/>
      </w:divBdr>
    </w:div>
    <w:div w:id="1392196702">
      <w:bodyDiv w:val="1"/>
      <w:marLeft w:val="0pt"/>
      <w:marRight w:val="0pt"/>
      <w:marTop w:val="0pt"/>
      <w:marBottom w:val="0pt"/>
      <w:divBdr>
        <w:top w:val="none" w:sz="0" w:space="0" w:color="auto"/>
        <w:left w:val="none" w:sz="0" w:space="0" w:color="auto"/>
        <w:bottom w:val="none" w:sz="0" w:space="0" w:color="auto"/>
        <w:right w:val="none" w:sz="0" w:space="0" w:color="auto"/>
      </w:divBdr>
    </w:div>
    <w:div w:id="1481264219">
      <w:bodyDiv w:val="1"/>
      <w:marLeft w:val="0pt"/>
      <w:marRight w:val="0pt"/>
      <w:marTop w:val="0pt"/>
      <w:marBottom w:val="0pt"/>
      <w:divBdr>
        <w:top w:val="none" w:sz="0" w:space="0" w:color="auto"/>
        <w:left w:val="none" w:sz="0" w:space="0" w:color="auto"/>
        <w:bottom w:val="none" w:sz="0" w:space="0" w:color="auto"/>
        <w:right w:val="none" w:sz="0" w:space="0" w:color="auto"/>
      </w:divBdr>
    </w:div>
    <w:div w:id="1594164932">
      <w:bodyDiv w:val="1"/>
      <w:marLeft w:val="0pt"/>
      <w:marRight w:val="0pt"/>
      <w:marTop w:val="0pt"/>
      <w:marBottom w:val="0pt"/>
      <w:divBdr>
        <w:top w:val="none" w:sz="0" w:space="0" w:color="auto"/>
        <w:left w:val="none" w:sz="0" w:space="0" w:color="auto"/>
        <w:bottom w:val="none" w:sz="0" w:space="0" w:color="auto"/>
        <w:right w:val="none" w:sz="0" w:space="0" w:color="auto"/>
      </w:divBdr>
    </w:div>
    <w:div w:id="1826387329">
      <w:bodyDiv w:val="1"/>
      <w:marLeft w:val="0pt"/>
      <w:marRight w:val="0pt"/>
      <w:marTop w:val="0pt"/>
      <w:marBottom w:val="0pt"/>
      <w:divBdr>
        <w:top w:val="none" w:sz="0" w:space="0" w:color="auto"/>
        <w:left w:val="none" w:sz="0" w:space="0" w:color="auto"/>
        <w:bottom w:val="none" w:sz="0" w:space="0" w:color="auto"/>
        <w:right w:val="none" w:sz="0" w:space="0" w:color="auto"/>
      </w:divBdr>
    </w:div>
    <w:div w:id="1858470890">
      <w:bodyDiv w:val="1"/>
      <w:marLeft w:val="0pt"/>
      <w:marRight w:val="0pt"/>
      <w:marTop w:val="0pt"/>
      <w:marBottom w:val="0pt"/>
      <w:divBdr>
        <w:top w:val="none" w:sz="0" w:space="0" w:color="auto"/>
        <w:left w:val="none" w:sz="0" w:space="0" w:color="auto"/>
        <w:bottom w:val="none" w:sz="0" w:space="0" w:color="auto"/>
        <w:right w:val="none" w:sz="0" w:space="0" w:color="auto"/>
      </w:divBdr>
    </w:div>
    <w:div w:id="1888645636">
      <w:bodyDiv w:val="1"/>
      <w:marLeft w:val="0pt"/>
      <w:marRight w:val="0pt"/>
      <w:marTop w:val="0pt"/>
      <w:marBottom w:val="0pt"/>
      <w:divBdr>
        <w:top w:val="none" w:sz="0" w:space="0" w:color="auto"/>
        <w:left w:val="none" w:sz="0" w:space="0" w:color="auto"/>
        <w:bottom w:val="none" w:sz="0" w:space="0" w:color="auto"/>
        <w:right w:val="none" w:sz="0" w:space="0" w:color="auto"/>
      </w:divBdr>
    </w:div>
    <w:div w:id="1911882405">
      <w:bodyDiv w:val="1"/>
      <w:marLeft w:val="0pt"/>
      <w:marRight w:val="0pt"/>
      <w:marTop w:val="0pt"/>
      <w:marBottom w:val="0pt"/>
      <w:divBdr>
        <w:top w:val="none" w:sz="0" w:space="0" w:color="auto"/>
        <w:left w:val="none" w:sz="0" w:space="0" w:color="auto"/>
        <w:bottom w:val="none" w:sz="0" w:space="0" w:color="auto"/>
        <w:right w:val="none" w:sz="0" w:space="0" w:color="auto"/>
      </w:divBdr>
    </w:div>
    <w:div w:id="213119513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259</TotalTime>
  <Pages>4</Pages>
  <Words>2055</Words>
  <Characters>11717</Characters>
  <Application>Microsoft Office Word</Application>
  <DocSecurity>0</DocSecurity>
  <Lines>97</Lines>
  <Paragraphs>27</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Son Nguyen</cp:lastModifiedBy>
  <cp:revision>4</cp:revision>
  <dcterms:created xsi:type="dcterms:W3CDTF">2025-12-07T22:34:00Z</dcterms:created>
  <dcterms:modified xsi:type="dcterms:W3CDTF">2025-12-08T04:20:00Z</dcterms:modified>
</cp:coreProperties>
</file>